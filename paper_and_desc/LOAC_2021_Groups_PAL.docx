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8D9B2" w14:textId="0448E7DF" w:rsidR="004D1113" w:rsidRDefault="004D1113" w:rsidP="00280289">
      <w:pPr>
        <w:pStyle w:val="Title"/>
      </w:pPr>
      <w:r>
        <w:t>Groups</w:t>
      </w:r>
    </w:p>
    <w:p w14:paraId="252AFB1C" w14:textId="1FA7BA17" w:rsidR="009568AD" w:rsidRDefault="009568AD" w:rsidP="009568AD">
      <w:pPr>
        <w:pStyle w:val="Heading1"/>
      </w:pPr>
      <w:proofErr w:type="spellStart"/>
      <w:r>
        <w:t>Clustergram</w:t>
      </w:r>
      <w:proofErr w:type="spellEnd"/>
      <w:r w:rsidR="002373F0">
        <w:t xml:space="preserve"> (7 Selected)</w:t>
      </w:r>
    </w:p>
    <w:p w14:paraId="2DCAA527" w14:textId="022FDB30" w:rsidR="009568AD" w:rsidRDefault="00577DC4" w:rsidP="009568AD">
      <w:r w:rsidRPr="00577DC4">
        <w:rPr>
          <w:noProof/>
        </w:rPr>
        <w:drawing>
          <wp:inline distT="0" distB="0" distL="0" distR="0" wp14:anchorId="7F447E7C" wp14:editId="66CD87FC">
            <wp:extent cx="5731510" cy="3672205"/>
            <wp:effectExtent l="0" t="0" r="2540" b="4445"/>
            <wp:docPr id="160078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84279" name=""/>
                    <pic:cNvPicPr/>
                  </pic:nvPicPr>
                  <pic:blipFill>
                    <a:blip r:embed="rId4"/>
                    <a:stretch>
                      <a:fillRect/>
                    </a:stretch>
                  </pic:blipFill>
                  <pic:spPr>
                    <a:xfrm>
                      <a:off x="0" y="0"/>
                      <a:ext cx="5731510" cy="3672205"/>
                    </a:xfrm>
                    <a:prstGeom prst="rect">
                      <a:avLst/>
                    </a:prstGeom>
                  </pic:spPr>
                </pic:pic>
              </a:graphicData>
            </a:graphic>
          </wp:inline>
        </w:drawing>
      </w:r>
    </w:p>
    <w:p w14:paraId="21CAD0AD" w14:textId="1B1F6DC5" w:rsidR="009568AD" w:rsidRPr="009568AD" w:rsidRDefault="009568AD" w:rsidP="009568AD">
      <w:pPr>
        <w:pStyle w:val="Heading1"/>
      </w:pPr>
      <w:r>
        <w:t>Interactive Map</w:t>
      </w:r>
    </w:p>
    <w:p w14:paraId="72189A08" w14:textId="0C58AED4" w:rsidR="00280289" w:rsidRDefault="00280289" w:rsidP="004D1113">
      <w:r w:rsidRPr="00280289">
        <w:rPr>
          <w:noProof/>
        </w:rPr>
        <w:drawing>
          <wp:inline distT="0" distB="0" distL="0" distR="0" wp14:anchorId="05BE7FC4" wp14:editId="47BCFD16">
            <wp:extent cx="5731510" cy="3484880"/>
            <wp:effectExtent l="0" t="0" r="2540" b="1270"/>
            <wp:docPr id="191090658" name="Picture 1"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0658" name="Picture 1" descr="A map of a city&#10;&#10;Description automatically generated with low confidence"/>
                    <pic:cNvPicPr/>
                  </pic:nvPicPr>
                  <pic:blipFill>
                    <a:blip r:embed="rId5"/>
                    <a:stretch>
                      <a:fillRect/>
                    </a:stretch>
                  </pic:blipFill>
                  <pic:spPr>
                    <a:xfrm>
                      <a:off x="0" y="0"/>
                      <a:ext cx="5731510" cy="3484880"/>
                    </a:xfrm>
                    <a:prstGeom prst="rect">
                      <a:avLst/>
                    </a:prstGeom>
                  </pic:spPr>
                </pic:pic>
              </a:graphicData>
            </a:graphic>
          </wp:inline>
        </w:drawing>
      </w:r>
    </w:p>
    <w:p w14:paraId="1CDB39DB" w14:textId="728484E1" w:rsidR="00AB3B7A" w:rsidRDefault="00280289">
      <w:pPr>
        <w:rPr>
          <w:rFonts w:asciiTheme="majorHAnsi" w:eastAsiaTheme="majorEastAsia" w:hAnsiTheme="majorHAnsi" w:cstheme="majorBidi"/>
          <w:b/>
          <w:bCs/>
          <w:color w:val="2F5496" w:themeColor="accent1" w:themeShade="BF"/>
          <w:sz w:val="32"/>
          <w:szCs w:val="32"/>
        </w:rPr>
      </w:pPr>
      <w:r>
        <w:t xml:space="preserve">URL: </w:t>
      </w:r>
      <w:hyperlink r:id="rId6" w:history="1">
        <w:r w:rsidRPr="00814227">
          <w:rPr>
            <w:rStyle w:val="Hyperlink"/>
          </w:rPr>
          <w:t>https://pinea.app.carto.com/map/b7fbd56c-88d0-4e5b-8fa6-bb87d0c864b3</w:t>
        </w:r>
      </w:hyperlink>
      <w:r>
        <w:t xml:space="preserve"> </w:t>
      </w:r>
      <w:r w:rsidR="000B22A5" w:rsidRPr="000B22A5">
        <w:t xml:space="preserve"> </w:t>
      </w:r>
    </w:p>
    <w:p w14:paraId="00C44851" w14:textId="77777777" w:rsidR="00C34D39" w:rsidRDefault="00C34D39" w:rsidP="00C34D39">
      <w:pPr>
        <w:pStyle w:val="Heading1"/>
      </w:pPr>
      <w:r>
        <w:lastRenderedPageBreak/>
        <w:t>Index Plot</w:t>
      </w:r>
    </w:p>
    <w:p w14:paraId="4232BDF2" w14:textId="6F9EA0DC" w:rsidR="00C34D39" w:rsidRDefault="003501EA">
      <w:pPr>
        <w:rPr>
          <w:rFonts w:asciiTheme="majorHAnsi" w:eastAsiaTheme="majorEastAsia" w:hAnsiTheme="majorHAnsi" w:cstheme="majorBidi"/>
          <w:color w:val="2F5496" w:themeColor="accent1" w:themeShade="BF"/>
          <w:sz w:val="32"/>
          <w:szCs w:val="32"/>
        </w:rPr>
      </w:pPr>
      <w:r>
        <w:rPr>
          <w:noProof/>
        </w:rPr>
        <w:drawing>
          <wp:inline distT="0" distB="0" distL="0" distR="0" wp14:anchorId="4053BC71" wp14:editId="5A36CE7C">
            <wp:extent cx="4320540" cy="8592820"/>
            <wp:effectExtent l="0" t="0" r="3810" b="0"/>
            <wp:docPr id="7006195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2095" r="12538"/>
                    <a:stretch/>
                  </pic:blipFill>
                  <pic:spPr bwMode="auto">
                    <a:xfrm>
                      <a:off x="0" y="0"/>
                      <a:ext cx="4320540" cy="8592820"/>
                    </a:xfrm>
                    <a:prstGeom prst="rect">
                      <a:avLst/>
                    </a:prstGeom>
                    <a:noFill/>
                    <a:ln>
                      <a:noFill/>
                    </a:ln>
                    <a:extLst>
                      <a:ext uri="{53640926-AAD7-44D8-BBD7-CCE9431645EC}">
                        <a14:shadowObscured xmlns:a14="http://schemas.microsoft.com/office/drawing/2010/main"/>
                      </a:ext>
                    </a:extLst>
                  </pic:spPr>
                </pic:pic>
              </a:graphicData>
            </a:graphic>
          </wp:inline>
        </w:drawing>
      </w:r>
      <w:r w:rsidR="00C34D39" w:rsidRPr="00C34D39">
        <w:t xml:space="preserve"> </w:t>
      </w:r>
      <w:r w:rsidR="00C34D39">
        <w:br w:type="page"/>
      </w:r>
    </w:p>
    <w:p w14:paraId="47C85FE3" w14:textId="61B7D4E2" w:rsidR="001A4EFD" w:rsidRPr="001A4EFD" w:rsidRDefault="00DF2BD7" w:rsidP="00504EE9">
      <w:pPr>
        <w:pStyle w:val="Heading1"/>
      </w:pPr>
      <w:ins w:id="0" w:author="Alex Singleton" w:date="2023-07-30T23:35:00Z">
        <w:r>
          <w:lastRenderedPageBreak/>
          <w:t>Super</w:t>
        </w:r>
      </w:ins>
      <w:ins w:id="1" w:author="Longley, Paul" w:date="2023-07-31T13:17:00Z">
        <w:r w:rsidR="004665D7">
          <w:t>g</w:t>
        </w:r>
      </w:ins>
      <w:ins w:id="2" w:author="Alex Singleton" w:date="2023-07-30T23:35:00Z">
        <w:del w:id="3" w:author="Longley, Paul" w:date="2023-07-31T13:17:00Z">
          <w:r w:rsidDel="004665D7">
            <w:delText xml:space="preserve"> </w:delText>
          </w:r>
        </w:del>
      </w:ins>
      <w:del w:id="4" w:author="Longley, Paul" w:date="2023-07-31T13:17:00Z">
        <w:r w:rsidR="001A4EFD" w:rsidRPr="001A4EFD" w:rsidDel="004665D7">
          <w:delText>G</w:delText>
        </w:r>
      </w:del>
      <w:r w:rsidR="001A4EFD" w:rsidRPr="001A4EFD">
        <w:t xml:space="preserve">roup </w:t>
      </w:r>
      <w:ins w:id="5" w:author="Alex Singleton" w:date="2023-07-30T23:35:00Z">
        <w:r>
          <w:t xml:space="preserve">and Group </w:t>
        </w:r>
      </w:ins>
      <w:r w:rsidR="001A4EFD" w:rsidRPr="001A4EFD">
        <w:t>Profiles</w:t>
      </w:r>
    </w:p>
    <w:p w14:paraId="636FC14E" w14:textId="0ED027D0" w:rsidR="00504EE9" w:rsidRPr="00504EE9" w:rsidRDefault="00533BD3" w:rsidP="001A4EFD">
      <w:pPr>
        <w:pStyle w:val="Heading2"/>
      </w:pPr>
      <w:r w:rsidRPr="00504EE9">
        <w:rPr>
          <w:b/>
          <w:bCs/>
        </w:rPr>
        <w:t>A:</w:t>
      </w:r>
      <w:r w:rsidR="00732797" w:rsidRPr="00504EE9">
        <w:rPr>
          <w:b/>
          <w:bCs/>
        </w:rPr>
        <w:t xml:space="preserve"> </w:t>
      </w:r>
      <w:ins w:id="6" w:author="Longley, Paul" w:date="2023-07-31T07:40:00Z">
        <w:r w:rsidR="00B04FC5">
          <w:rPr>
            <w:b/>
            <w:bCs/>
          </w:rPr>
          <w:t>Established</w:t>
        </w:r>
      </w:ins>
      <w:del w:id="7" w:author="Longley, Paul" w:date="2023-07-31T07:40:00Z">
        <w:r w:rsidR="00732797" w:rsidRPr="00504EE9" w:rsidDel="00B04FC5">
          <w:rPr>
            <w:b/>
            <w:bCs/>
          </w:rPr>
          <w:delText>S</w:delText>
        </w:r>
        <w:r w:rsidR="00DE6B9B" w:rsidDel="00B04FC5">
          <w:rPr>
            <w:b/>
            <w:bCs/>
          </w:rPr>
          <w:delText>ettled</w:delText>
        </w:r>
      </w:del>
      <w:r w:rsidR="00732797" w:rsidRPr="00504EE9">
        <w:rPr>
          <w:b/>
          <w:bCs/>
        </w:rPr>
        <w:t xml:space="preserve"> Professional</w:t>
      </w:r>
      <w:r w:rsidR="00803D9B">
        <w:rPr>
          <w:b/>
          <w:bCs/>
        </w:rPr>
        <w:t xml:space="preserve"> Life</w:t>
      </w:r>
      <w:r w:rsidR="00411D2A">
        <w:rPr>
          <w:b/>
          <w:bCs/>
        </w:rPr>
        <w:t>cycle</w:t>
      </w:r>
      <w:r w:rsidR="00732797" w:rsidRPr="00504EE9">
        <w:rPr>
          <w:b/>
          <w:bCs/>
        </w:rPr>
        <w:t>s</w:t>
      </w:r>
      <w:r w:rsidR="00504EE9">
        <w:t xml:space="preserve">: </w:t>
      </w:r>
      <w:r w:rsidR="00504EE9" w:rsidRPr="00504EE9">
        <w:t>Th</w:t>
      </w:r>
      <w:r w:rsidR="0095087E">
        <w:t>ese</w:t>
      </w:r>
      <w:r w:rsidR="00504EE9" w:rsidRPr="00504EE9">
        <w:t xml:space="preserve"> London neighbourhood </w:t>
      </w:r>
      <w:r w:rsidR="0095087E">
        <w:t xml:space="preserve">residents </w:t>
      </w:r>
      <w:r w:rsidR="00590384">
        <w:t>are predominantly</w:t>
      </w:r>
      <w:r w:rsidR="00504EE9" w:rsidRPr="00504EE9">
        <w:t xml:space="preserve"> </w:t>
      </w:r>
      <w:r w:rsidR="00590384">
        <w:t>W</w:t>
      </w:r>
      <w:r w:rsidR="00504EE9" w:rsidRPr="00504EE9">
        <w:t>hite, educated</w:t>
      </w:r>
      <w:r w:rsidR="00A811B5">
        <w:t xml:space="preserve"> and</w:t>
      </w:r>
      <w:r w:rsidR="00504EE9" w:rsidRPr="00504EE9">
        <w:t xml:space="preserve"> secular</w:t>
      </w:r>
      <w:r w:rsidR="007A58ED">
        <w:t xml:space="preserve">. </w:t>
      </w:r>
      <w:r w:rsidR="00A200B3">
        <w:t xml:space="preserve">Many are </w:t>
      </w:r>
      <w:r w:rsidR="00504EE9" w:rsidRPr="00504EE9">
        <w:t>emplo</w:t>
      </w:r>
      <w:r w:rsidR="000B1036">
        <w:t>y</w:t>
      </w:r>
      <w:r w:rsidR="00504EE9" w:rsidRPr="00504EE9">
        <w:t>e</w:t>
      </w:r>
      <w:r w:rsidR="00F42508">
        <w:t>d</w:t>
      </w:r>
      <w:r w:rsidR="00504EE9" w:rsidRPr="00504EE9">
        <w:t xml:space="preserve"> in professional </w:t>
      </w:r>
      <w:r w:rsidR="00F42508">
        <w:t xml:space="preserve">occupations </w:t>
      </w:r>
      <w:r w:rsidR="00504EE9" w:rsidRPr="00504EE9">
        <w:t xml:space="preserve">and </w:t>
      </w:r>
      <w:r w:rsidR="000B1036">
        <w:t xml:space="preserve">live in </w:t>
      </w:r>
      <w:r w:rsidR="007126A6">
        <w:t>privately owned or rented</w:t>
      </w:r>
      <w:r w:rsidR="00504EE9" w:rsidRPr="00504EE9">
        <w:t xml:space="preserve"> terraced ho</w:t>
      </w:r>
      <w:r w:rsidR="007126A6">
        <w:t>us</w:t>
      </w:r>
      <w:r w:rsidR="00504EE9" w:rsidRPr="00504EE9">
        <w:t>es.</w:t>
      </w:r>
    </w:p>
    <w:p w14:paraId="01659712" w14:textId="75CE885A" w:rsidR="00533BD3" w:rsidRDefault="00345C2C" w:rsidP="00533BD3">
      <w:r>
        <w:rPr>
          <w:noProof/>
        </w:rPr>
        <w:drawing>
          <wp:anchor distT="0" distB="0" distL="114300" distR="114300" simplePos="0" relativeHeight="251658240" behindDoc="0" locked="0" layoutInCell="1" allowOverlap="1" wp14:anchorId="62BF1FF0" wp14:editId="3FC7477B">
            <wp:simplePos x="0" y="0"/>
            <wp:positionH relativeFrom="column">
              <wp:posOffset>0</wp:posOffset>
            </wp:positionH>
            <wp:positionV relativeFrom="paragraph">
              <wp:posOffset>2540</wp:posOffset>
            </wp:positionV>
            <wp:extent cx="2889250" cy="2158365"/>
            <wp:effectExtent l="0" t="0" r="0" b="0"/>
            <wp:wrapSquare wrapText="bothSides"/>
            <wp:docPr id="154180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925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3BD3">
        <w:t>Th</w:t>
      </w:r>
      <w:r w:rsidR="00085DAF">
        <w:t xml:space="preserve">ese neighbourhoods </w:t>
      </w:r>
      <w:r w:rsidR="00205873">
        <w:t>house people of all ages</w:t>
      </w:r>
      <w:r w:rsidR="00C31B03">
        <w:t>, predominantly of White British and E</w:t>
      </w:r>
      <w:r w:rsidR="00DE1808">
        <w:t xml:space="preserve">uropean extraction. </w:t>
      </w:r>
      <w:r w:rsidR="007F24BF">
        <w:t xml:space="preserve">Resident turnover is low. </w:t>
      </w:r>
      <w:r w:rsidR="00190E62">
        <w:t xml:space="preserve">Religious affiliation is </w:t>
      </w:r>
      <w:r w:rsidR="00A32093">
        <w:t xml:space="preserve">less common </w:t>
      </w:r>
      <w:r w:rsidR="0048685C">
        <w:t xml:space="preserve">than the London average and </w:t>
      </w:r>
      <w:ins w:id="8" w:author="Alex Singleton" w:date="2023-07-30T11:44:00Z">
        <w:del w:id="9" w:author="Longley, Paul" w:date="2023-07-31T07:42:00Z">
          <w:r w:rsidR="00856C20" w:rsidDel="00340ED7">
            <w:delText xml:space="preserve">they are </w:delText>
          </w:r>
        </w:del>
      </w:ins>
      <w:del w:id="10" w:author="Longley, Paul" w:date="2023-07-31T07:42:00Z">
        <w:r w:rsidR="0048685C" w:rsidDel="00340ED7">
          <w:delText xml:space="preserve">more likely </w:delText>
        </w:r>
      </w:del>
      <w:r w:rsidR="0048685C">
        <w:t xml:space="preserve">to be Christian if expressed. </w:t>
      </w:r>
      <w:r w:rsidR="005B045F">
        <w:t xml:space="preserve">Homeownership </w:t>
      </w:r>
      <w:r w:rsidR="00276AF2">
        <w:t>rates, typically of terraced houses, are high</w:t>
      </w:r>
      <w:r w:rsidR="00417218">
        <w:t xml:space="preserve"> and social renting is uncommon. </w:t>
      </w:r>
      <w:r w:rsidR="00605E6F">
        <w:t xml:space="preserve">Employment is typically in </w:t>
      </w:r>
      <w:r w:rsidR="00E218F5">
        <w:t xml:space="preserve">professional, managerial and </w:t>
      </w:r>
      <w:r w:rsidR="00314D53">
        <w:t>a</w:t>
      </w:r>
      <w:r w:rsidR="00D1020D">
        <w:t>ssociate</w:t>
      </w:r>
      <w:r w:rsidR="00314D53">
        <w:t xml:space="preserve"> professional</w:t>
      </w:r>
      <w:r w:rsidR="001A546E">
        <w:t xml:space="preserve"> or technical</w:t>
      </w:r>
      <w:r w:rsidR="00314D53">
        <w:t xml:space="preserve"> occupations</w:t>
      </w:r>
      <w:ins w:id="11" w:author="Longley, Paul" w:date="2023-07-31T07:42:00Z">
        <w:r w:rsidR="00106A1C">
          <w:t>.</w:t>
        </w:r>
      </w:ins>
      <w:ins w:id="12" w:author="Longley, Paul" w:date="2023-07-31T07:43:00Z">
        <w:r w:rsidR="00106A1C">
          <w:t xml:space="preserve"> T</w:t>
        </w:r>
      </w:ins>
      <w:del w:id="13" w:author="Longley, Paul" w:date="2023-07-31T07:42:00Z">
        <w:r w:rsidR="00314D53" w:rsidDel="00106A1C">
          <w:delText xml:space="preserve"> and t</w:delText>
        </w:r>
      </w:del>
      <w:r w:rsidR="00314D53">
        <w:t xml:space="preserve">here are few full-time students. </w:t>
      </w:r>
      <w:r w:rsidR="00FF2BB7">
        <w:t>Level 4 qualifications are common</w:t>
      </w:r>
      <w:r w:rsidR="00D15A80">
        <w:t xml:space="preserve">. </w:t>
      </w:r>
    </w:p>
    <w:p w14:paraId="77393480" w14:textId="6A812C11" w:rsidR="00AB3B7A" w:rsidRDefault="007E1634" w:rsidP="00063723">
      <w:r>
        <w:t xml:space="preserve">More </w:t>
      </w:r>
      <w:r w:rsidR="004B4373">
        <w:t xml:space="preserve">households lack </w:t>
      </w:r>
      <w:r w:rsidR="001B17C5">
        <w:t xml:space="preserve">dependent </w:t>
      </w:r>
      <w:r w:rsidR="004B4373">
        <w:t xml:space="preserve">children than have </w:t>
      </w:r>
      <w:r w:rsidR="001B17C5">
        <w:t>them</w:t>
      </w:r>
      <w:r w:rsidR="00B50966">
        <w:t xml:space="preserve"> which, </w:t>
      </w:r>
      <w:r w:rsidR="00D77233">
        <w:t xml:space="preserve">considered alongside </w:t>
      </w:r>
      <w:r w:rsidR="008F308B">
        <w:t xml:space="preserve">low levels of crowding </w:t>
      </w:r>
      <w:r w:rsidR="007F3EFE">
        <w:t xml:space="preserve">and </w:t>
      </w:r>
      <w:del w:id="14" w:author="Longley, Paul" w:date="2023-07-31T07:43:00Z">
        <w:r w:rsidR="007F3EFE" w:rsidDel="00F62A9F">
          <w:delText xml:space="preserve">the </w:delText>
        </w:r>
      </w:del>
      <w:r w:rsidR="007F3EFE">
        <w:t>over-all age structure</w:t>
      </w:r>
      <w:ins w:id="15" w:author="Longley, Paul" w:date="2023-07-31T07:43:00Z">
        <w:r w:rsidR="00F62A9F">
          <w:t>,</w:t>
        </w:r>
      </w:ins>
      <w:r w:rsidR="007F3EFE">
        <w:t xml:space="preserve"> </w:t>
      </w:r>
      <w:r w:rsidR="00466979">
        <w:t>indicate</w:t>
      </w:r>
      <w:r w:rsidR="00D77233">
        <w:t>s</w:t>
      </w:r>
      <w:r w:rsidR="00466979">
        <w:t xml:space="preserve"> </w:t>
      </w:r>
      <w:r w:rsidR="001B570C">
        <w:t>that many households may</w:t>
      </w:r>
      <w:ins w:id="16" w:author="Longley, Paul" w:date="2023-07-31T07:44:00Z">
        <w:r w:rsidR="008C446A">
          <w:t xml:space="preserve"> </w:t>
        </w:r>
      </w:ins>
      <w:r w:rsidR="00E17AB2">
        <w:t>be</w:t>
      </w:r>
      <w:r w:rsidR="001B570C">
        <w:t xml:space="preserve"> </w:t>
      </w:r>
      <w:r w:rsidR="00300722">
        <w:t>post child-rearing</w:t>
      </w:r>
      <w:r w:rsidR="00E17AB2">
        <w:t xml:space="preserve"> </w:t>
      </w:r>
      <w:ins w:id="17" w:author="Longley, Paul" w:date="2023-07-31T07:45:00Z">
        <w:r w:rsidR="00953006">
          <w:t>and in late middle age</w:t>
        </w:r>
      </w:ins>
      <w:del w:id="18" w:author="Longley, Paul" w:date="2023-07-31T07:45:00Z">
        <w:r w:rsidR="00E17AB2" w:rsidDel="00C35642">
          <w:delText>with</w:delText>
        </w:r>
        <w:r w:rsidR="00300722" w:rsidDel="00C35642">
          <w:delText xml:space="preserve"> </w:delText>
        </w:r>
        <w:r w:rsidR="00466979" w:rsidDel="00C35642">
          <w:delText xml:space="preserve">an ageing </w:delText>
        </w:r>
        <w:r w:rsidR="00F678B3" w:rsidDel="00C35642">
          <w:delText>demograph</w:delText>
        </w:r>
        <w:r w:rsidR="008F308B" w:rsidDel="00C35642">
          <w:delText>ic structure</w:delText>
        </w:r>
      </w:del>
      <w:r w:rsidR="00F678B3">
        <w:t xml:space="preserve">. </w:t>
      </w:r>
      <w:r w:rsidR="00E974E6">
        <w:t xml:space="preserve">Levels of illness are </w:t>
      </w:r>
      <w:r w:rsidR="0010475D">
        <w:t>low</w:t>
      </w:r>
      <w:r w:rsidR="0025445A">
        <w:t>, a</w:t>
      </w:r>
      <w:r w:rsidR="00063723">
        <w:t xml:space="preserve">s is residence in communal establishments. </w:t>
      </w:r>
    </w:p>
    <w:p w14:paraId="5F72A670" w14:textId="76688BA8" w:rsidR="00BF31BA" w:rsidRDefault="00F75538" w:rsidP="00F75538">
      <w:pPr>
        <w:pStyle w:val="Heading3"/>
      </w:pPr>
      <w:r>
        <w:t>A1:</w:t>
      </w:r>
      <w:r w:rsidR="00F16CDB">
        <w:t xml:space="preserve"> </w:t>
      </w:r>
      <w:proofErr w:type="gramStart"/>
      <w:ins w:id="19" w:author="Longley, Paul" w:date="2023-07-31T08:27:00Z">
        <w:r w:rsidR="0034578C">
          <w:t>Long-S</w:t>
        </w:r>
      </w:ins>
      <w:ins w:id="20" w:author="Longley, Paul" w:date="2023-07-31T08:07:00Z">
        <w:r w:rsidR="00E41E1B">
          <w:t>ettled</w:t>
        </w:r>
        <w:proofErr w:type="gramEnd"/>
        <w:r w:rsidR="00E41E1B">
          <w:t xml:space="preserve"> and</w:t>
        </w:r>
      </w:ins>
      <w:del w:id="21" w:author="Longley, Paul" w:date="2023-07-31T08:07:00Z">
        <w:r w:rsidR="00F16CDB" w:rsidDel="00E41E1B">
          <w:delText>Established</w:delText>
        </w:r>
      </w:del>
      <w:r w:rsidR="00F16CDB">
        <w:t xml:space="preserve"> Ageing Homeowners with Children</w:t>
      </w:r>
    </w:p>
    <w:p w14:paraId="24CC072A" w14:textId="629C8E71" w:rsidR="00F75538" w:rsidRDefault="005A2823">
      <w:r>
        <w:t>These</w:t>
      </w:r>
      <w:r w:rsidR="00F16CDB">
        <w:t xml:space="preserve"> </w:t>
      </w:r>
      <w:ins w:id="22" w:author="Longley, Paul" w:date="2023-07-31T08:10:00Z">
        <w:r w:rsidR="00CD64AB">
          <w:t xml:space="preserve">predominantly British-born residents </w:t>
        </w:r>
      </w:ins>
      <w:ins w:id="23" w:author="Longley, Paul" w:date="2023-07-31T08:12:00Z">
        <w:r w:rsidR="006B7415">
          <w:t>are typically married</w:t>
        </w:r>
        <w:r w:rsidR="00F25481">
          <w:t xml:space="preserve">/in civil partnerships and own </w:t>
        </w:r>
        <w:r w:rsidR="00052138">
          <w:t>the prop</w:t>
        </w:r>
      </w:ins>
      <w:ins w:id="24" w:author="Longley, Paul" w:date="2023-07-31T08:13:00Z">
        <w:r w:rsidR="00052138">
          <w:t xml:space="preserve">erties in which they are raising their children. </w:t>
        </w:r>
      </w:ins>
      <w:ins w:id="25" w:author="Longley, Paul" w:date="2023-07-31T08:19:00Z">
        <w:r w:rsidR="008D0FD9">
          <w:t xml:space="preserve">Parents re typically </w:t>
        </w:r>
        <w:r w:rsidR="00677564">
          <w:t xml:space="preserve">over 45,and many other residents </w:t>
        </w:r>
      </w:ins>
      <w:ins w:id="26" w:author="Longley, Paul" w:date="2023-07-31T08:16:00Z">
        <w:r w:rsidR="002D5FE3">
          <w:t xml:space="preserve">are beyond </w:t>
        </w:r>
      </w:ins>
      <w:ins w:id="27" w:author="Longley, Paul" w:date="2023-07-31T08:20:00Z">
        <w:r w:rsidR="00C16561">
          <w:t xml:space="preserve">normal </w:t>
        </w:r>
      </w:ins>
      <w:ins w:id="28" w:author="Longley, Paul" w:date="2023-07-31T08:21:00Z">
        <w:r w:rsidR="00255D3C">
          <w:t xml:space="preserve">retirement </w:t>
        </w:r>
      </w:ins>
      <w:ins w:id="29" w:author="Longley, Paul" w:date="2023-07-31T08:16:00Z">
        <w:r w:rsidR="002D5FE3">
          <w:t>age</w:t>
        </w:r>
      </w:ins>
      <w:del w:id="30" w:author="Longley, Paul" w:date="2023-07-31T08:22:00Z">
        <w:r w:rsidDel="00D25E59">
          <w:delText xml:space="preserve">prosperous </w:delText>
        </w:r>
        <w:r w:rsidR="00F16CDB" w:rsidDel="00D25E59">
          <w:delText xml:space="preserve">London </w:delText>
        </w:r>
        <w:r w:rsidDel="00D25E59">
          <w:delText>neighbourhoods</w:delText>
        </w:r>
        <w:r w:rsidR="00F16CDB" w:rsidDel="00D25E59">
          <w:delText xml:space="preserve"> </w:delText>
        </w:r>
        <w:r w:rsidDel="00D25E59">
          <w:delText>are</w:delText>
        </w:r>
        <w:r w:rsidR="00F16CDB" w:rsidDel="00D25E59">
          <w:delText xml:space="preserve"> distinguished by an above-average concentration of elder residents</w:delText>
        </w:r>
        <w:r w:rsidR="00AB47DB" w:rsidDel="00D25E59">
          <w:delText xml:space="preserve"> relative to the Super Group</w:delText>
        </w:r>
        <w:r w:rsidR="00F16CDB" w:rsidDel="00D25E59">
          <w:delText>, with a significant portion falling between the ages of 45 and 84 years</w:delText>
        </w:r>
      </w:del>
      <w:r w:rsidR="00F16CDB">
        <w:t xml:space="preserve">. </w:t>
      </w:r>
      <w:ins w:id="31" w:author="Longley, Paul" w:date="2023-07-31T08:25:00Z">
        <w:r w:rsidR="00706C68">
          <w:t xml:space="preserve">Detached and semi-detached houses </w:t>
        </w:r>
        <w:proofErr w:type="gramStart"/>
        <w:r w:rsidR="007011C2">
          <w:t>predominate</w:t>
        </w:r>
        <w:proofErr w:type="gramEnd"/>
        <w:r w:rsidR="007011C2">
          <w:t xml:space="preserve"> </w:t>
        </w:r>
      </w:ins>
      <w:ins w:id="32" w:author="Longley, Paul" w:date="2023-07-31T08:26:00Z">
        <w:r w:rsidR="004329DF">
          <w:t xml:space="preserve">and multiple car ownership is common. </w:t>
        </w:r>
      </w:ins>
      <w:del w:id="33" w:author="Longley, Paul" w:date="2023-07-31T08:26:00Z">
        <w:r w:rsidR="00F16CDB" w:rsidDel="004329DF">
          <w:delText xml:space="preserve">Most families live in terraced, detached or semi detached housing with very few residents living in flats. The area registers a relatively high count of married individuals </w:delText>
        </w:r>
        <w:r w:rsidDel="004329DF">
          <w:delText>and</w:delText>
        </w:r>
        <w:r w:rsidR="00F16CDB" w:rsidDel="004329DF">
          <w:delText xml:space="preserve"> more families with dependent children than the national average. </w:delText>
        </w:r>
      </w:del>
    </w:p>
    <w:p w14:paraId="4D7AC63E" w14:textId="1DAAD84B" w:rsidR="00F55C8C" w:rsidRDefault="00F55C8C" w:rsidP="00141E53">
      <w:pPr>
        <w:pStyle w:val="Heading3"/>
      </w:pPr>
      <w:r>
        <w:t xml:space="preserve">A2: </w:t>
      </w:r>
      <w:r w:rsidR="00AB47DB">
        <w:t xml:space="preserve">Inner London </w:t>
      </w:r>
      <w:ins w:id="34" w:author="Longley, Paul" w:date="2023-07-31T08:33:00Z">
        <w:r w:rsidR="00B755E2">
          <w:t>Working Professionals</w:t>
        </w:r>
      </w:ins>
      <w:del w:id="35" w:author="Longley, Paul" w:date="2023-07-31T08:33:00Z">
        <w:r w:rsidR="00AB47DB" w:rsidDel="007D1B12">
          <w:delText>Affluence</w:delText>
        </w:r>
      </w:del>
    </w:p>
    <w:p w14:paraId="4231308E" w14:textId="78354A61" w:rsidR="00AB47DB" w:rsidRDefault="008F70A9">
      <w:ins w:id="36" w:author="Longley, Paul" w:date="2023-07-31T08:34:00Z">
        <w:r>
          <w:t>T</w:t>
        </w:r>
      </w:ins>
      <w:del w:id="37" w:author="Longley, Paul" w:date="2023-07-31T08:34:00Z">
        <w:r w:rsidR="00AB47DB" w:rsidDel="008F70A9">
          <w:delText>Given their more central location, t</w:delText>
        </w:r>
      </w:del>
      <w:r w:rsidR="00AB47DB">
        <w:t xml:space="preserve">hese primarily </w:t>
      </w:r>
      <w:ins w:id="38" w:author="Longley, Paul" w:date="2023-07-31T08:34:00Z">
        <w:r w:rsidR="00AA6755">
          <w:t>I</w:t>
        </w:r>
      </w:ins>
      <w:del w:id="39" w:author="Longley, Paul" w:date="2023-07-31T08:34:00Z">
        <w:r w:rsidR="00AB47DB" w:rsidDel="00AA6755">
          <w:delText>i</w:delText>
        </w:r>
      </w:del>
      <w:r w:rsidR="00AB47DB">
        <w:t xml:space="preserve">nner London </w:t>
      </w:r>
      <w:ins w:id="40" w:author="Longley, Paul" w:date="2023-07-31T08:35:00Z">
        <w:r w:rsidR="009177E4">
          <w:t xml:space="preserve">residents </w:t>
        </w:r>
        <w:r w:rsidR="00A21D8A">
          <w:t xml:space="preserve">live </w:t>
        </w:r>
      </w:ins>
      <w:ins w:id="41" w:author="Longley, Paul" w:date="2023-07-31T09:29:00Z">
        <w:r w:rsidR="00754370">
          <w:t xml:space="preserve">in </w:t>
        </w:r>
      </w:ins>
      <w:r w:rsidR="00AB47DB">
        <w:t xml:space="preserve">neighbourhoods </w:t>
      </w:r>
      <w:ins w:id="42" w:author="Longley, Paul" w:date="2023-07-31T09:29:00Z">
        <w:r w:rsidR="00754370">
          <w:t xml:space="preserve">that are more densely </w:t>
        </w:r>
      </w:ins>
      <w:ins w:id="43" w:author="Longley, Paul" w:date="2023-07-31T09:31:00Z">
        <w:r w:rsidR="002A7720">
          <w:t>populated</w:t>
        </w:r>
      </w:ins>
      <w:ins w:id="44" w:author="Longley, Paul" w:date="2023-07-31T09:30:00Z">
        <w:r w:rsidR="00754370">
          <w:t xml:space="preserve"> than </w:t>
        </w:r>
        <w:r w:rsidR="009D2E81">
          <w:t>the Supergroup average</w:t>
        </w:r>
        <w:r w:rsidR="002A7720">
          <w:t xml:space="preserve">. Residents </w:t>
        </w:r>
      </w:ins>
      <w:ins w:id="45" w:author="Longley, Paul" w:date="2023-07-31T09:33:00Z">
        <w:r w:rsidR="00C103EF">
          <w:t xml:space="preserve">have a </w:t>
        </w:r>
        <w:r w:rsidR="00F84290">
          <w:t xml:space="preserve">younger over-all age profile than the Supergroup as a </w:t>
        </w:r>
        <w:proofErr w:type="gramStart"/>
        <w:r w:rsidR="00F84290">
          <w:t>while, and</w:t>
        </w:r>
        <w:proofErr w:type="gramEnd"/>
        <w:r w:rsidR="00F84290">
          <w:t xml:space="preserve"> are less likely to be own</w:t>
        </w:r>
      </w:ins>
      <w:ins w:id="46" w:author="Longley, Paul" w:date="2023-07-31T09:34:00Z">
        <w:r w:rsidR="00F84290">
          <w:t xml:space="preserve">er occupiers. </w:t>
        </w:r>
      </w:ins>
      <w:ins w:id="47" w:author="Longley, Paul" w:date="2023-07-31T09:36:00Z">
        <w:r w:rsidR="009A6749">
          <w:t xml:space="preserve">Full time employment is more </w:t>
        </w:r>
        <w:r w:rsidR="000910F1">
          <w:t xml:space="preserve">common </w:t>
        </w:r>
      </w:ins>
      <w:ins w:id="48" w:author="Longley, Paul" w:date="2023-07-31T09:37:00Z">
        <w:r w:rsidR="000910F1">
          <w:t xml:space="preserve">than elsewhere in the Supergroup and, perhaps </w:t>
        </w:r>
      </w:ins>
      <w:del w:id="49" w:author="Longley, Paul" w:date="2023-07-31T09:37:00Z">
        <w:r w:rsidR="00AB47DB" w:rsidDel="000910F1">
          <w:delText xml:space="preserve">provide </w:delText>
        </w:r>
        <w:r w:rsidR="00893894" w:rsidDel="000910F1">
          <w:delText xml:space="preserve">a </w:delText>
        </w:r>
        <w:r w:rsidR="00AB47DB" w:rsidDel="000910F1">
          <w:delText xml:space="preserve">higher density </w:delText>
        </w:r>
        <w:r w:rsidR="00893894" w:rsidDel="000910F1">
          <w:delText xml:space="preserve">of </w:delText>
        </w:r>
        <w:r w:rsidR="00AB47DB" w:rsidDel="000910F1">
          <w:delText>residences tha</w:delText>
        </w:r>
        <w:r w:rsidR="00141E53" w:rsidDel="000910F1">
          <w:delText>n</w:delText>
        </w:r>
        <w:r w:rsidR="00AB47DB" w:rsidDel="000910F1">
          <w:delText xml:space="preserve"> the constituent Super Group, and </w:delText>
        </w:r>
      </w:del>
      <w:r w:rsidR="00141E53">
        <w:t>unsurprisingly</w:t>
      </w:r>
      <w:ins w:id="50" w:author="Longley, Paul" w:date="2023-07-31T09:37:00Z">
        <w:r w:rsidR="00762D1F">
          <w:t xml:space="preserve"> given their residential locations, multiple car ownership is uncommon</w:t>
        </w:r>
      </w:ins>
      <w:ins w:id="51" w:author="Longley, Paul" w:date="2023-07-31T09:38:00Z">
        <w:r w:rsidR="00762D1F">
          <w:t xml:space="preserve">. </w:t>
        </w:r>
      </w:ins>
      <w:ins w:id="52" w:author="Longley, Paul" w:date="2023-07-31T09:39:00Z">
        <w:r w:rsidR="002E108B">
          <w:t>Chinese</w:t>
        </w:r>
        <w:r w:rsidR="003B017F">
          <w:t xml:space="preserve"> and non-EU</w:t>
        </w:r>
      </w:ins>
      <w:ins w:id="53" w:author="Longley, Paul" w:date="2023-07-31T09:40:00Z">
        <w:r w:rsidR="003B017F">
          <w:t xml:space="preserve">-born European migrants are </w:t>
        </w:r>
        <w:r w:rsidR="00544BA6">
          <w:t>less in evidence than elsewhere in the Supergroup.</w:t>
        </w:r>
      </w:ins>
      <w:del w:id="54" w:author="Longley, Paul" w:date="2023-07-31T09:40:00Z">
        <w:r w:rsidR="00141E53" w:rsidDel="00544BA6">
          <w:delText xml:space="preserve"> also </w:delText>
        </w:r>
        <w:r w:rsidR="00AB47DB" w:rsidDel="00544BA6">
          <w:delText xml:space="preserve">have lower rates of car ownership. There are also fewer residents </w:delText>
        </w:r>
        <w:r w:rsidR="00141E53" w:rsidDel="00544BA6">
          <w:delText xml:space="preserve">in these areas </w:delText>
        </w:r>
        <w:r w:rsidR="00AB47DB" w:rsidDel="00544BA6">
          <w:delText xml:space="preserve">aged over 85, who are </w:delText>
        </w:r>
        <w:r w:rsidR="00141E53" w:rsidDel="00544BA6">
          <w:delText>of non-EU</w:delText>
        </w:r>
        <w:r w:rsidR="00AB47DB" w:rsidDel="00544BA6">
          <w:delText xml:space="preserve"> or Chinese in origin</w:delText>
        </w:r>
        <w:r w:rsidR="00141E53" w:rsidDel="00544BA6">
          <w:delText>; and rates of home ownership are also slightly lower than the Super Group.</w:delText>
        </w:r>
      </w:del>
    </w:p>
    <w:p w14:paraId="17880F97" w14:textId="46018644" w:rsidR="000405E8" w:rsidRDefault="000405E8" w:rsidP="006675AC">
      <w:pPr>
        <w:pStyle w:val="Heading3"/>
      </w:pPr>
      <w:r>
        <w:t xml:space="preserve">A3: </w:t>
      </w:r>
      <w:ins w:id="55" w:author="Longley, Paul" w:date="2023-07-31T09:47:00Z">
        <w:r w:rsidR="00BE0DCE">
          <w:t>European</w:t>
        </w:r>
      </w:ins>
      <w:del w:id="56" w:author="Longley, Paul" w:date="2023-07-31T09:47:00Z">
        <w:r w:rsidR="00D36370" w:rsidDel="00BE0DCE">
          <w:delText>Prestigious</w:delText>
        </w:r>
      </w:del>
      <w:r w:rsidR="00D36370">
        <w:t xml:space="preserve"> Enclaves</w:t>
      </w:r>
    </w:p>
    <w:p w14:paraId="6050F6B7" w14:textId="7F499CF3" w:rsidR="00AB3B7A" w:rsidRDefault="00761C38">
      <w:ins w:id="57" w:author="Longley, Paul" w:date="2023-07-31T09:48:00Z">
        <w:r>
          <w:t>Many r</w:t>
        </w:r>
      </w:ins>
      <w:del w:id="58" w:author="Longley, Paul" w:date="2023-07-31T09:48:00Z">
        <w:r w:rsidR="000405E8" w:rsidDel="000D7F3D">
          <w:delText>R</w:delText>
        </w:r>
      </w:del>
      <w:r w:rsidR="000405E8">
        <w:t xml:space="preserve">esidents of </w:t>
      </w:r>
      <w:r w:rsidR="007A6923">
        <w:t xml:space="preserve">these </w:t>
      </w:r>
      <w:ins w:id="59" w:author="Longley, Paul" w:date="2023-07-31T09:49:00Z">
        <w:r w:rsidR="006D53A0">
          <w:t xml:space="preserve">well-connected </w:t>
        </w:r>
        <w:del w:id="60" w:author="Alex Singleton" w:date="2023-08-02T09:27:00Z">
          <w:r w:rsidR="006D53A0" w:rsidDel="00EA14B9">
            <w:delText xml:space="preserve">(?) </w:delText>
          </w:r>
        </w:del>
        <w:r w:rsidR="006D53A0">
          <w:t xml:space="preserve">neighbourhoods have </w:t>
        </w:r>
        <w:r w:rsidR="001F4B20">
          <w:t xml:space="preserve">widespread </w:t>
        </w:r>
        <w:r w:rsidR="006D53A0">
          <w:t xml:space="preserve">non-UK European </w:t>
        </w:r>
        <w:r w:rsidR="001F4B20">
          <w:t xml:space="preserve">origins. </w:t>
        </w:r>
      </w:ins>
      <w:ins w:id="61" w:author="Longley, Paul" w:date="2023-07-31T09:50:00Z">
        <w:r w:rsidR="00252B20">
          <w:t xml:space="preserve">Many live in privately rented flats. </w:t>
        </w:r>
      </w:ins>
      <w:ins w:id="62" w:author="Longley, Paul" w:date="2023-07-31T09:54:00Z">
        <w:r w:rsidR="004964BE">
          <w:t>Many residents live alone</w:t>
        </w:r>
        <w:r w:rsidR="00683CAE">
          <w:t xml:space="preserve"> and are beyond normal retirement age. </w:t>
        </w:r>
      </w:ins>
      <w:ins w:id="63" w:author="Longley, Paul" w:date="2023-07-31T09:55:00Z">
        <w:r w:rsidR="00683CAE">
          <w:t xml:space="preserve">There are </w:t>
        </w:r>
      </w:ins>
      <w:ins w:id="64" w:author="Longley, Paul" w:date="2023-07-31T10:06:00Z">
        <w:r w:rsidR="00B912DC">
          <w:t>more</w:t>
        </w:r>
      </w:ins>
      <w:ins w:id="65" w:author="Longley, Paul" w:date="2023-07-31T09:55:00Z">
        <w:r w:rsidR="00683CAE">
          <w:t xml:space="preserve"> students</w:t>
        </w:r>
      </w:ins>
      <w:ins w:id="66" w:author="Longley, Paul" w:date="2023-07-31T10:06:00Z">
        <w:r w:rsidR="00B912DC">
          <w:t xml:space="preserve"> than elsewhere in the Supergroup</w:t>
        </w:r>
      </w:ins>
      <w:ins w:id="67" w:author="Longley, Paul" w:date="2023-07-31T09:55:00Z">
        <w:r w:rsidR="00A930FD">
          <w:t>,</w:t>
        </w:r>
      </w:ins>
      <w:ins w:id="68" w:author="Longley, Paul" w:date="2023-07-31T10:06:00Z">
        <w:r w:rsidR="004C5541">
          <w:t xml:space="preserve"> some living in communal establishments,</w:t>
        </w:r>
      </w:ins>
      <w:ins w:id="69" w:author="Longley, Paul" w:date="2023-07-31T09:55:00Z">
        <w:r w:rsidR="00A930FD">
          <w:t xml:space="preserve"> and </w:t>
        </w:r>
      </w:ins>
      <w:ins w:id="70" w:author="Longley, Paul" w:date="2023-07-31T10:03:00Z">
        <w:r w:rsidR="00EC58C9">
          <w:t xml:space="preserve">residents </w:t>
        </w:r>
      </w:ins>
      <w:ins w:id="71" w:author="Longley, Paul" w:date="2023-07-31T09:55:00Z">
        <w:r w:rsidR="00A930FD">
          <w:t>of multi-</w:t>
        </w:r>
      </w:ins>
      <w:ins w:id="72" w:author="Longley, Paul" w:date="2023-07-31T10:03:00Z">
        <w:r w:rsidR="00EC58C9">
          <w:t>p</w:t>
        </w:r>
      </w:ins>
      <w:ins w:id="73" w:author="Longley, Paul" w:date="2023-07-31T09:55:00Z">
        <w:r w:rsidR="00A930FD">
          <w:t xml:space="preserve">erson households are often drawn from different ethnic groups. </w:t>
        </w:r>
      </w:ins>
      <w:del w:id="74" w:author="Longley, Paul" w:date="2023-07-31T10:07:00Z">
        <w:r w:rsidR="007A6923" w:rsidDel="004C5541">
          <w:delText xml:space="preserve">areas live in some of the </w:delText>
        </w:r>
        <w:r w:rsidR="000405E8" w:rsidDel="004C5541">
          <w:delText xml:space="preserve">most desirable and expensive </w:delText>
        </w:r>
        <w:r w:rsidR="007A6923" w:rsidDel="004C5541">
          <w:delText xml:space="preserve">neighbourhoods </w:delText>
        </w:r>
        <w:r w:rsidR="000405E8" w:rsidDel="004C5541">
          <w:delText>in London</w:delText>
        </w:r>
        <w:r w:rsidR="007A6923" w:rsidDel="004C5541">
          <w:delText xml:space="preserve">. Relative to the Super Group, more of the population are at or beyond retirement age, with moderately more diversity </w:delText>
        </w:r>
        <w:r w:rsidR="00A365BD" w:rsidDel="004C5541">
          <w:delText>relative to the Super Group, specifically</w:delText>
        </w:r>
        <w:r w:rsidR="007A6923" w:rsidDel="004C5541">
          <w:delText xml:space="preserve"> those born outside the EU or identifying as Asian.</w:delText>
        </w:r>
        <w:r w:rsidR="006675AC" w:rsidDel="004C5541">
          <w:delText xml:space="preserve"> Although not a significant </w:delText>
        </w:r>
        <w:r w:rsidR="00A365BD" w:rsidDel="004C5541">
          <w:delText>population</w:delText>
        </w:r>
        <w:r w:rsidR="006675AC" w:rsidDel="004C5541">
          <w:delText xml:space="preserve"> of these neighbourhoods, there are more students within these areas </w:delText>
        </w:r>
        <w:r w:rsidR="00A365BD" w:rsidDel="004C5541">
          <w:delText xml:space="preserve">relative to the Super Group </w:delText>
        </w:r>
        <w:r w:rsidR="006675AC" w:rsidDel="004C5541">
          <w:delText>given proximity to centrally located university campus</w:delText>
        </w:r>
        <w:r w:rsidR="00A365BD" w:rsidDel="004C5541">
          <w:delText>es</w:delText>
        </w:r>
        <w:r w:rsidR="006675AC" w:rsidDel="004C5541">
          <w:delText xml:space="preserve">, with corresponding higher prevalence of communal establishments. </w:delText>
        </w:r>
        <w:r w:rsidR="000D6401" w:rsidDel="004C5541">
          <w:delText>Lower</w:delText>
        </w:r>
        <w:r w:rsidR="006675AC" w:rsidDel="004C5541">
          <w:delText xml:space="preserve"> occupancy ratings and privately rented flats are also more common than the Super Group</w:delText>
        </w:r>
        <w:r w:rsidR="00D36370" w:rsidDel="004C5541">
          <w:delText>, with correspondently fewer terraces.</w:delText>
        </w:r>
      </w:del>
      <w:r w:rsidR="00AB3B7A">
        <w:br w:type="page"/>
      </w:r>
    </w:p>
    <w:p w14:paraId="410A72D1" w14:textId="77777777" w:rsidR="00533BD3" w:rsidRDefault="00533BD3" w:rsidP="00533BD3"/>
    <w:p w14:paraId="021523B7" w14:textId="2B5D1110" w:rsidR="00533BD3" w:rsidRDefault="00533BD3" w:rsidP="001A4EFD">
      <w:pPr>
        <w:pStyle w:val="Heading2"/>
      </w:pPr>
      <w:r w:rsidRPr="007828B5">
        <w:rPr>
          <w:b/>
          <w:bCs/>
        </w:rPr>
        <w:t>B:</w:t>
      </w:r>
      <w:r w:rsidR="00AC596E" w:rsidRPr="007828B5">
        <w:rPr>
          <w:b/>
          <w:bCs/>
        </w:rPr>
        <w:t xml:space="preserve"> </w:t>
      </w:r>
      <w:ins w:id="75" w:author="Longley, Paul" w:date="2023-07-31T13:14:00Z">
        <w:r w:rsidR="00E61E1F">
          <w:rPr>
            <w:b/>
            <w:bCs/>
          </w:rPr>
          <w:t xml:space="preserve">The </w:t>
        </w:r>
      </w:ins>
      <w:r w:rsidR="00F503BF">
        <w:rPr>
          <w:b/>
          <w:bCs/>
        </w:rPr>
        <w:t>Greater London</w:t>
      </w:r>
      <w:ins w:id="76" w:author="Alex Singleton" w:date="2023-07-30T13:28:00Z">
        <w:del w:id="77" w:author="Longley, Paul" w:date="2023-07-31T13:14:00Z">
          <w:r w:rsidR="00F20104" w:rsidDel="00E61E1F">
            <w:rPr>
              <w:b/>
              <w:bCs/>
            </w:rPr>
            <w:delText>Professional</w:delText>
          </w:r>
        </w:del>
      </w:ins>
      <w:r w:rsidR="00F503BF">
        <w:rPr>
          <w:b/>
          <w:bCs/>
        </w:rPr>
        <w:t xml:space="preserve"> </w:t>
      </w:r>
      <w:r w:rsidR="00423C0E" w:rsidRPr="007828B5">
        <w:rPr>
          <w:b/>
          <w:bCs/>
        </w:rPr>
        <w:t>Mix</w:t>
      </w:r>
      <w:r w:rsidR="00423C0E">
        <w:t>:</w:t>
      </w:r>
      <w:r w:rsidR="00AC596E">
        <w:t xml:space="preserve"> </w:t>
      </w:r>
      <w:r w:rsidR="0076707A">
        <w:t xml:space="preserve">Communities scattered throughout </w:t>
      </w:r>
      <w:r w:rsidR="00AC596E">
        <w:t xml:space="preserve">London </w:t>
      </w:r>
      <w:r w:rsidR="00F70E7F">
        <w:t xml:space="preserve">with some </w:t>
      </w:r>
      <w:r w:rsidR="006B1559">
        <w:t>tendency</w:t>
      </w:r>
      <w:r w:rsidR="00F70E7F">
        <w:t xml:space="preserve"> </w:t>
      </w:r>
      <w:r w:rsidR="00AC596E">
        <w:t>to</w:t>
      </w:r>
      <w:r w:rsidR="006B1559">
        <w:t>wards</w:t>
      </w:r>
      <w:r w:rsidR="00AC596E">
        <w:t xml:space="preserve"> single</w:t>
      </w:r>
      <w:ins w:id="78" w:author="Alex Singleton" w:date="2023-07-30T12:20:00Z">
        <w:r w:rsidR="00A21C39">
          <w:t>s</w:t>
        </w:r>
      </w:ins>
      <w:del w:id="79" w:author="Alex Singleton" w:date="2023-07-30T12:20:00Z">
        <w:r w:rsidR="00AC596E" w:rsidDel="00A21C39">
          <w:delText xml:space="preserve">, </w:delText>
        </w:r>
        <w:commentRangeStart w:id="80"/>
        <w:r w:rsidR="00AC596E" w:rsidDel="00A21C39">
          <w:delText>well-educated professionals</w:delText>
        </w:r>
        <w:commentRangeEnd w:id="80"/>
        <w:r w:rsidR="00993615" w:rsidDel="00A21C39">
          <w:rPr>
            <w:rStyle w:val="CommentReference"/>
            <w:rFonts w:asciiTheme="minorHAnsi" w:eastAsiaTheme="minorHAnsi" w:hAnsiTheme="minorHAnsi" w:cstheme="minorBidi"/>
            <w:color w:val="auto"/>
          </w:rPr>
          <w:commentReference w:id="80"/>
        </w:r>
      </w:del>
      <w:r w:rsidR="00AC596E">
        <w:t xml:space="preserve"> </w:t>
      </w:r>
      <w:r w:rsidR="00B33FEE">
        <w:t>living in flats</w:t>
      </w:r>
      <w:r w:rsidR="007060ED">
        <w:t>.</w:t>
      </w:r>
    </w:p>
    <w:p w14:paraId="5DCE0F6E" w14:textId="37964D3F" w:rsidR="00C10351" w:rsidRDefault="008E5952" w:rsidP="00C10351">
      <w:r>
        <w:rPr>
          <w:noProof/>
        </w:rPr>
        <w:drawing>
          <wp:anchor distT="0" distB="0" distL="114300" distR="114300" simplePos="0" relativeHeight="251659264" behindDoc="0" locked="0" layoutInCell="1" allowOverlap="1" wp14:anchorId="05461140" wp14:editId="1960F0FF">
            <wp:simplePos x="0" y="0"/>
            <wp:positionH relativeFrom="column">
              <wp:posOffset>0</wp:posOffset>
            </wp:positionH>
            <wp:positionV relativeFrom="paragraph">
              <wp:posOffset>-2735</wp:posOffset>
            </wp:positionV>
            <wp:extent cx="2974267" cy="2221523"/>
            <wp:effectExtent l="0" t="0" r="0" b="0"/>
            <wp:wrapSquare wrapText="bothSides"/>
            <wp:docPr id="11854803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4267" cy="2221523"/>
                    </a:xfrm>
                    <a:prstGeom prst="rect">
                      <a:avLst/>
                    </a:prstGeom>
                    <a:noFill/>
                    <a:ln>
                      <a:noFill/>
                    </a:ln>
                  </pic:spPr>
                </pic:pic>
              </a:graphicData>
            </a:graphic>
          </wp:anchor>
        </w:drawing>
      </w:r>
      <w:ins w:id="81" w:author="Longley, Paul" w:date="2023-07-31T13:15:00Z">
        <w:r w:rsidR="00F71A8E">
          <w:t xml:space="preserve">London remains much more diverse </w:t>
        </w:r>
      </w:ins>
      <w:ins w:id="82" w:author="Longley, Paul" w:date="2023-07-31T13:16:00Z">
        <w:r w:rsidR="00B63AF7">
          <w:t xml:space="preserve">than much of the UK </w:t>
        </w:r>
      </w:ins>
      <w:ins w:id="83" w:author="Longley, Paul" w:date="2023-07-31T13:15:00Z">
        <w:r w:rsidR="009261CD">
          <w:t>in terms of ethnicity an</w:t>
        </w:r>
      </w:ins>
      <w:ins w:id="84" w:author="Longley, Paul" w:date="2023-07-31T13:16:00Z">
        <w:r w:rsidR="009261CD">
          <w:t xml:space="preserve">d </w:t>
        </w:r>
        <w:r w:rsidR="00B63AF7">
          <w:t xml:space="preserve">recent </w:t>
        </w:r>
        <w:r w:rsidR="009261CD">
          <w:t>migration history</w:t>
        </w:r>
      </w:ins>
      <w:ins w:id="85" w:author="Longley, Paul" w:date="2023-07-31T13:17:00Z">
        <w:r w:rsidR="00780D21">
          <w:t xml:space="preserve"> and </w:t>
        </w:r>
        <w:r w:rsidR="004665D7">
          <w:t>this Supergroup</w:t>
        </w:r>
      </w:ins>
      <w:ins w:id="86" w:author="Longley, Paul" w:date="2023-07-31T13:18:00Z">
        <w:r w:rsidR="00B00A7F">
          <w:t xml:space="preserve"> embodies this diversity </w:t>
        </w:r>
      </w:ins>
      <w:del w:id="87" w:author="Longley, Paul" w:date="2023-07-31T13:18:00Z">
        <w:r w:rsidR="00555F70" w:rsidDel="00B00A7F">
          <w:delText>Embodying</w:delText>
        </w:r>
        <w:r w:rsidR="00FA1509" w:rsidDel="00B00A7F">
          <w:delText xml:space="preserve"> London living </w:delText>
        </w:r>
      </w:del>
      <w:r w:rsidR="00FA1509">
        <w:t xml:space="preserve">in most all respects </w:t>
      </w:r>
      <w:ins w:id="88" w:author="Longley, Paul" w:date="2023-07-31T13:18:00Z">
        <w:r w:rsidR="00FC1C73">
          <w:t xml:space="preserve">apart from </w:t>
        </w:r>
      </w:ins>
      <w:ins w:id="89" w:author="Longley, Paul" w:date="2023-07-31T13:19:00Z">
        <w:r w:rsidR="00FC1C73">
          <w:t xml:space="preserve">low </w:t>
        </w:r>
        <w:r w:rsidR="006F5D5E">
          <w:t>numbers of residents identifying as Bangladeshi, Indian</w:t>
        </w:r>
      </w:ins>
      <w:ins w:id="90" w:author="Longley, Paul" w:date="2023-07-31T13:20:00Z">
        <w:r w:rsidR="00F75984">
          <w:t xml:space="preserve">, </w:t>
        </w:r>
      </w:ins>
      <w:ins w:id="91" w:author="Longley, Paul" w:date="2023-07-31T13:19:00Z">
        <w:r w:rsidR="006F5D5E">
          <w:t>Pakistani</w:t>
        </w:r>
      </w:ins>
      <w:ins w:id="92" w:author="Longley, Paul" w:date="2023-07-31T13:21:00Z">
        <w:r w:rsidR="00D172DD">
          <w:t xml:space="preserve"> or Other </w:t>
        </w:r>
      </w:ins>
      <w:del w:id="93" w:author="Longley, Paul" w:date="2023-07-31T13:21:00Z">
        <w:r w:rsidR="00FA1509" w:rsidDel="00D172DD">
          <w:delText xml:space="preserve">except the </w:delText>
        </w:r>
        <w:r w:rsidR="0030517C" w:rsidDel="00D172DD">
          <w:delText xml:space="preserve">relative absence of </w:delText>
        </w:r>
        <w:r w:rsidR="00C95943" w:rsidDel="00D172DD">
          <w:delText xml:space="preserve">residents identifying with </w:delText>
        </w:r>
      </w:del>
      <w:r w:rsidR="00C95943">
        <w:t>(</w:t>
      </w:r>
      <w:proofErr w:type="spellStart"/>
      <w:r w:rsidR="00C95943">
        <w:t>non-Chinese</w:t>
      </w:r>
      <w:proofErr w:type="spellEnd"/>
      <w:r w:rsidR="00C95943">
        <w:t>) Asian</w:t>
      </w:r>
      <w:ins w:id="94" w:author="Longley, Paul" w:date="2023-07-31T13:21:00Z">
        <w:r w:rsidR="00D172DD">
          <w:t>.</w:t>
        </w:r>
      </w:ins>
      <w:r w:rsidR="00C95943">
        <w:t xml:space="preserve"> </w:t>
      </w:r>
      <w:ins w:id="95" w:author="Longley, Paul" w:date="2023-07-31T13:21:00Z">
        <w:r w:rsidR="00D172DD">
          <w:t>T</w:t>
        </w:r>
      </w:ins>
      <w:del w:id="96" w:author="Longley, Paul" w:date="2023-07-31T13:21:00Z">
        <w:r w:rsidR="00C95943" w:rsidDel="00D172DD">
          <w:delText>groups</w:delText>
        </w:r>
        <w:r w:rsidR="00E54DFA" w:rsidDel="00D172DD">
          <w:delText>, t</w:delText>
        </w:r>
      </w:del>
      <w:r w:rsidR="00E54DFA">
        <w:t xml:space="preserve">hese neighbourhoods </w:t>
      </w:r>
      <w:r w:rsidR="00110665">
        <w:t>pervade all b</w:t>
      </w:r>
      <w:r w:rsidR="003B5E78">
        <w:t xml:space="preserve">ut some parts of west and north-east London. </w:t>
      </w:r>
      <w:r w:rsidR="00045766">
        <w:t xml:space="preserve">There is </w:t>
      </w:r>
      <w:del w:id="97" w:author="Longley, Paul" w:date="2023-07-31T12:34:00Z">
        <w:r w:rsidR="00045766" w:rsidDel="00AD5053">
          <w:delText xml:space="preserve">some tendency </w:delText>
        </w:r>
        <w:r w:rsidR="00C735DF" w:rsidDel="00AD5053">
          <w:delText xml:space="preserve">towards </w:delText>
        </w:r>
      </w:del>
      <w:r w:rsidR="004B1AB2">
        <w:t>lower-than-average</w:t>
      </w:r>
      <w:r w:rsidR="00C10351">
        <w:t xml:space="preserve"> prevalence of families with dependent children, while </w:t>
      </w:r>
      <w:r w:rsidR="00FA6B19">
        <w:t xml:space="preserve">occurrences </w:t>
      </w:r>
      <w:r w:rsidR="00C10351">
        <w:t xml:space="preserve">of never-married individuals and single-person households </w:t>
      </w:r>
      <w:r w:rsidR="007B238E">
        <w:t>are</w:t>
      </w:r>
      <w:r w:rsidR="00C10351">
        <w:t xml:space="preserve"> relatively </w:t>
      </w:r>
      <w:r w:rsidR="00FA6B19">
        <w:t>common</w:t>
      </w:r>
      <w:r w:rsidR="00C10351">
        <w:t>. Th</w:t>
      </w:r>
      <w:r w:rsidR="005B2184">
        <w:t xml:space="preserve">e age distribution </w:t>
      </w:r>
      <w:r w:rsidR="00EC4090">
        <w:t xml:space="preserve">is skewed </w:t>
      </w:r>
      <w:r w:rsidR="00C10351">
        <w:t xml:space="preserve">towards younger, single residents </w:t>
      </w:r>
      <w:r w:rsidR="00EC4090">
        <w:t>and</w:t>
      </w:r>
      <w:r w:rsidR="00C10351">
        <w:t xml:space="preserve"> couples without children</w:t>
      </w:r>
      <w:ins w:id="98" w:author="Alex Singleton" w:date="2023-07-30T12:23:00Z">
        <w:r w:rsidR="00A21C39">
          <w:t>, with m</w:t>
        </w:r>
      </w:ins>
      <w:ins w:id="99" w:author="Longley, Paul" w:date="2023-07-31T13:23:00Z">
        <w:r w:rsidR="004F57B9">
          <w:t>an</w:t>
        </w:r>
      </w:ins>
      <w:ins w:id="100" w:author="Longley, Paul" w:date="2023-07-31T13:24:00Z">
        <w:r w:rsidR="004F57B9">
          <w:t xml:space="preserve">y individuals </w:t>
        </w:r>
      </w:ins>
      <w:ins w:id="101" w:author="Alex Singleton" w:date="2023-07-30T12:23:00Z">
        <w:del w:id="102" w:author="Longley, Paul" w:date="2023-07-31T13:24:00Z">
          <w:r w:rsidR="00A21C39" w:rsidDel="004F57B9">
            <w:delText xml:space="preserve">ore </w:delText>
          </w:r>
        </w:del>
        <w:r w:rsidR="00A21C39">
          <w:t xml:space="preserve">identifying as </w:t>
        </w:r>
      </w:ins>
      <w:ins w:id="103" w:author="Longley, Paul" w:date="2023-07-31T13:24:00Z">
        <w:r w:rsidR="00FB6A59">
          <w:t xml:space="preserve">of </w:t>
        </w:r>
      </w:ins>
      <w:ins w:id="104" w:author="Alex Singleton" w:date="2023-07-30T12:23:00Z">
        <w:r w:rsidR="00A21C39">
          <w:t>mixed or multiple ethnic</w:t>
        </w:r>
      </w:ins>
      <w:ins w:id="105" w:author="Longley, Paul" w:date="2023-07-31T13:24:00Z">
        <w:r w:rsidR="00FB6A59">
          <w:t xml:space="preserve"> heritage</w:t>
        </w:r>
      </w:ins>
      <w:ins w:id="106" w:author="Alex Singleton" w:date="2023-07-30T12:23:00Z">
        <w:del w:id="107" w:author="Longley, Paul" w:date="2023-07-31T13:24:00Z">
          <w:r w:rsidR="00A21C39" w:rsidDel="00FB6A59">
            <w:delText>ities</w:delText>
          </w:r>
        </w:del>
        <w:r w:rsidR="00A21C39">
          <w:t>.</w:t>
        </w:r>
      </w:ins>
      <w:del w:id="108" w:author="Alex Singleton" w:date="2023-07-30T12:23:00Z">
        <w:r w:rsidR="00C10351" w:rsidDel="00A21C39">
          <w:delText>.</w:delText>
        </w:r>
      </w:del>
    </w:p>
    <w:p w14:paraId="4A9B77A2" w14:textId="050DDC69" w:rsidR="00C10351" w:rsidRDefault="00AD4B2A" w:rsidP="00C10351">
      <w:r>
        <w:t xml:space="preserve">Social or private renting </w:t>
      </w:r>
      <w:ins w:id="109" w:author="Longley, Paul" w:date="2023-07-31T13:25:00Z">
        <w:r w:rsidR="00A2301D">
          <w:t>is</w:t>
        </w:r>
      </w:ins>
      <w:del w:id="110" w:author="Longley, Paul" w:date="2023-07-31T13:25:00Z">
        <w:r w:rsidR="001100E5" w:rsidDel="00DD7F01">
          <w:delText>are</w:delText>
        </w:r>
      </w:del>
      <w:r w:rsidR="001100E5">
        <w:t xml:space="preserve"> slightly more </w:t>
      </w:r>
      <w:ins w:id="111" w:author="Longley, Paul" w:date="2023-07-31T13:24:00Z">
        <w:r w:rsidR="00CB76E5">
          <w:t>prevalent</w:t>
        </w:r>
      </w:ins>
      <w:del w:id="112" w:author="Longley, Paul" w:date="2023-07-31T13:24:00Z">
        <w:r w:rsidR="001100E5" w:rsidDel="00CB76E5">
          <w:delText>common</w:delText>
        </w:r>
      </w:del>
      <w:r w:rsidR="001100E5">
        <w:t xml:space="preserve"> than the London average</w:t>
      </w:r>
      <w:ins w:id="113" w:author="Longley, Paul" w:date="2023-07-31T13:26:00Z">
        <w:r w:rsidR="005609C3">
          <w:t xml:space="preserve">, and </w:t>
        </w:r>
      </w:ins>
      <w:ins w:id="114" w:author="Longley, Paul" w:date="2023-07-31T13:27:00Z">
        <w:r w:rsidR="009C1E0F">
          <w:t>many people live in</w:t>
        </w:r>
      </w:ins>
      <w:del w:id="115" w:author="Longley, Paul" w:date="2023-07-31T13:27:00Z">
        <w:r w:rsidR="00603B0F" w:rsidDel="009C1E0F">
          <w:delText xml:space="preserve"> and</w:delText>
        </w:r>
      </w:del>
      <w:r w:rsidR="00603B0F">
        <w:t xml:space="preserve"> flats</w:t>
      </w:r>
      <w:del w:id="116" w:author="Longley, Paul" w:date="2023-07-31T13:27:00Z">
        <w:r w:rsidR="00603B0F" w:rsidDel="009C1E0F">
          <w:delText xml:space="preserve"> are </w:delText>
        </w:r>
        <w:r w:rsidR="007375A6" w:rsidDel="009C1E0F">
          <w:delText>prevalen</w:delText>
        </w:r>
        <w:r w:rsidR="00603B0F" w:rsidDel="009C1E0F">
          <w:delText>t</w:delText>
        </w:r>
      </w:del>
      <w:r w:rsidR="00C10351">
        <w:t>.</w:t>
      </w:r>
    </w:p>
    <w:p w14:paraId="3B0FFA9C" w14:textId="73AC431B" w:rsidR="00C10351" w:rsidRDefault="00392BA1" w:rsidP="00C10351">
      <w:r>
        <w:t>I</w:t>
      </w:r>
      <w:r w:rsidR="00C10351">
        <w:t xml:space="preserve">ndividuals </w:t>
      </w:r>
      <w:r w:rsidR="00013E55">
        <w:t xml:space="preserve">typically </w:t>
      </w:r>
      <w:r>
        <w:t xml:space="preserve">work </w:t>
      </w:r>
      <w:r w:rsidR="00C10351">
        <w:t>in professional and associate</w:t>
      </w:r>
      <w:r w:rsidR="00013E55">
        <w:t>d</w:t>
      </w:r>
      <w:r w:rsidR="00C10351">
        <w:t xml:space="preserve"> roles in public administration, education, and health</w:t>
      </w:r>
      <w:r w:rsidR="00705F2F">
        <w:t xml:space="preserve"> rather than </w:t>
      </w:r>
      <w:r w:rsidR="00C10351">
        <w:t>in elementary occupations</w:t>
      </w:r>
      <w:r w:rsidR="00A646DE">
        <w:t xml:space="preserve"> in </w:t>
      </w:r>
      <w:r w:rsidR="00C10351">
        <w:t>agriculture, energy, water, construction</w:t>
      </w:r>
      <w:r w:rsidR="00A646DE">
        <w:t xml:space="preserve"> or</w:t>
      </w:r>
      <w:r w:rsidR="00C10351">
        <w:t xml:space="preserve"> manufacturing.</w:t>
      </w:r>
    </w:p>
    <w:p w14:paraId="0A1F6276" w14:textId="65E56AA4" w:rsidR="00C10351" w:rsidRDefault="005E3242" w:rsidP="00C10351">
      <w:r>
        <w:t xml:space="preserve">Incidence of </w:t>
      </w:r>
      <w:r w:rsidR="009B5FE2">
        <w:t xml:space="preserve">educational qualifications </w:t>
      </w:r>
      <w:del w:id="117" w:author="Alex Singleton" w:date="2023-07-30T12:27:00Z">
        <w:r w:rsidR="009B5FE2" w:rsidDel="00A21C39">
          <w:delText xml:space="preserve">is </w:delText>
        </w:r>
      </w:del>
      <w:ins w:id="118" w:author="Longley, Paul" w:date="2023-07-31T13:30:00Z">
        <w:r w:rsidR="00B066A2">
          <w:t xml:space="preserve">is </w:t>
        </w:r>
      </w:ins>
      <w:r w:rsidR="00DF6599">
        <w:t>slightly below the London average</w:t>
      </w:r>
      <w:r w:rsidR="00C72045">
        <w:t>, and full-time students are also slightly less common</w:t>
      </w:r>
      <w:del w:id="119" w:author="Alex Singleton" w:date="2023-07-30T12:28:00Z">
        <w:r w:rsidR="00C72045" w:rsidDel="00A21C39">
          <w:delText xml:space="preserve"> </w:delText>
        </w:r>
        <w:r w:rsidR="00C10351" w:rsidDel="00A21C39">
          <w:delText xml:space="preserve">than the </w:delText>
        </w:r>
        <w:r w:rsidR="007A657F" w:rsidDel="00A21C39">
          <w:delText>London average</w:delText>
        </w:r>
      </w:del>
      <w:r w:rsidR="00C10351">
        <w:t>.</w:t>
      </w:r>
    </w:p>
    <w:p w14:paraId="35B8B61B" w14:textId="55F89A04" w:rsidR="001A4EFD" w:rsidRDefault="002C3295" w:rsidP="00C10351">
      <w:r>
        <w:t>I</w:t>
      </w:r>
      <w:r w:rsidR="00C10351">
        <w:t xml:space="preserve">ndividuals </w:t>
      </w:r>
      <w:r>
        <w:t xml:space="preserve">declaring </w:t>
      </w:r>
      <w:r w:rsidR="00C10351">
        <w:t>no religion</w:t>
      </w:r>
      <w:r w:rsidR="008B0F98">
        <w:t xml:space="preserve"> </w:t>
      </w:r>
      <w:r w:rsidR="005F30BF">
        <w:t>are more prevalent than the London average</w:t>
      </w:r>
      <w:r w:rsidR="0048289F">
        <w:t xml:space="preserve"> and </w:t>
      </w:r>
      <w:r w:rsidR="00422D44">
        <w:t>incidence of</w:t>
      </w:r>
      <w:r w:rsidR="00DB64CC">
        <w:t xml:space="preserve"> difficulty </w:t>
      </w:r>
      <w:r w:rsidR="009327AF">
        <w:t>in use of English is below the London average.</w:t>
      </w:r>
    </w:p>
    <w:p w14:paraId="1EF03DA0" w14:textId="5B64740D" w:rsidR="0070486E" w:rsidRDefault="0070486E" w:rsidP="006B1FBB">
      <w:pPr>
        <w:pStyle w:val="Heading3"/>
      </w:pPr>
      <w:r>
        <w:t>B1:</w:t>
      </w:r>
      <w:r w:rsidR="007934B3">
        <w:t xml:space="preserve"> </w:t>
      </w:r>
      <w:r w:rsidR="00DC1B60">
        <w:t xml:space="preserve">Social Renting </w:t>
      </w:r>
      <w:r w:rsidR="00677D03">
        <w:t>Professional</w:t>
      </w:r>
      <w:r w:rsidR="006B1FBB">
        <w:t xml:space="preserve"> Support Workers</w:t>
      </w:r>
    </w:p>
    <w:p w14:paraId="5967CF6D" w14:textId="2C4BBC5C" w:rsidR="0070486E" w:rsidRDefault="00677D03">
      <w:r>
        <w:t>M</w:t>
      </w:r>
      <w:ins w:id="120" w:author="Longley, Paul" w:date="2023-07-31T13:39:00Z">
        <w:r w:rsidR="006B6B7D">
          <w:t xml:space="preserve">ainly </w:t>
        </w:r>
        <w:r w:rsidR="007237BE">
          <w:t xml:space="preserve">located </w:t>
        </w:r>
      </w:ins>
      <w:del w:id="121" w:author="Longley, Paul" w:date="2023-07-31T13:39:00Z">
        <w:r w:rsidDel="007237BE">
          <w:delText>ost of these neighbourhoods are found with</w:delText>
        </w:r>
      </w:del>
      <w:r>
        <w:t xml:space="preserve">in </w:t>
      </w:r>
      <w:ins w:id="122" w:author="Longley, Paul" w:date="2023-07-31T13:37:00Z">
        <w:r w:rsidR="002A254D">
          <w:t>I</w:t>
        </w:r>
      </w:ins>
      <w:del w:id="123" w:author="Longley, Paul" w:date="2023-07-31T13:37:00Z">
        <w:r w:rsidDel="002A254D">
          <w:delText>i</w:delText>
        </w:r>
      </w:del>
      <w:r>
        <w:t xml:space="preserve">nner London, </w:t>
      </w:r>
      <w:ins w:id="124" w:author="Longley, Paul" w:date="2023-07-31T13:44:00Z">
        <w:r w:rsidR="003328EF">
          <w:t>these neighbourhoods</w:t>
        </w:r>
        <w:r w:rsidR="007F325B">
          <w:t xml:space="preserve"> </w:t>
        </w:r>
      </w:ins>
      <w:ins w:id="125" w:author="Longley, Paul" w:date="2023-07-31T13:45:00Z">
        <w:r w:rsidR="007F325B">
          <w:t xml:space="preserve">retain a diverse employment structure, with some concentration in </w:t>
        </w:r>
        <w:r w:rsidR="00164661">
          <w:t>a</w:t>
        </w:r>
      </w:ins>
      <w:ins w:id="126" w:author="Longley, Paul" w:date="2023-07-31T13:46:00Z">
        <w:r w:rsidR="00164661">
          <w:t xml:space="preserve">ssociate professional and technical </w:t>
        </w:r>
        <w:r w:rsidR="001E0C08">
          <w:t>occupations</w:t>
        </w:r>
      </w:ins>
      <w:ins w:id="127" w:author="Longley, Paul" w:date="2023-07-31T13:51:00Z">
        <w:r w:rsidR="00B95BA3">
          <w:t xml:space="preserve"> rather than skilled trades or construction</w:t>
        </w:r>
      </w:ins>
      <w:ins w:id="128" w:author="Longley, Paul" w:date="2023-07-31T13:46:00Z">
        <w:r w:rsidR="0028103D">
          <w:t xml:space="preserve">. </w:t>
        </w:r>
      </w:ins>
      <w:ins w:id="129" w:author="Longley, Paul" w:date="2023-07-31T14:16:00Z">
        <w:r w:rsidR="00EE1449">
          <w:t xml:space="preserve">Social renting is </w:t>
        </w:r>
        <w:del w:id="130" w:author="Alex Singleton" w:date="2023-08-02T13:30:00Z">
          <w:r w:rsidR="00EE1449" w:rsidDel="001E4CA4">
            <w:delText>the norm</w:delText>
          </w:r>
        </w:del>
      </w:ins>
      <w:ins w:id="131" w:author="Alex Singleton" w:date="2023-08-02T13:30:00Z">
        <w:r w:rsidR="001E4CA4">
          <w:t>more common</w:t>
        </w:r>
      </w:ins>
      <w:ins w:id="132" w:author="Longley, Paul" w:date="2023-07-31T14:16:00Z">
        <w:r w:rsidR="00EE1449">
          <w:t xml:space="preserve"> and levels of homeownership are low. </w:t>
        </w:r>
      </w:ins>
      <w:ins w:id="133" w:author="Longley, Paul" w:date="2023-07-31T13:47:00Z">
        <w:r w:rsidR="0028103D">
          <w:t xml:space="preserve">Many </w:t>
        </w:r>
      </w:ins>
      <w:del w:id="134" w:author="Longley, Paul" w:date="2023-07-31T13:47:00Z">
        <w:r w:rsidDel="00C444D3">
          <w:delText>and r</w:delText>
        </w:r>
        <w:r w:rsidR="00DC1B60" w:rsidDel="00C444D3">
          <w:delText>elative to the Super</w:delText>
        </w:r>
      </w:del>
      <w:del w:id="135" w:author="Longley, Paul" w:date="2023-07-31T13:37:00Z">
        <w:r w:rsidR="00DC1B60" w:rsidDel="002A254D">
          <w:delText xml:space="preserve"> G</w:delText>
        </w:r>
      </w:del>
      <w:del w:id="136" w:author="Longley, Paul" w:date="2023-07-31T13:47:00Z">
        <w:r w:rsidR="00DC1B60" w:rsidDel="00C444D3">
          <w:delText xml:space="preserve">roup more </w:delText>
        </w:r>
      </w:del>
      <w:r w:rsidR="00DC1B60">
        <w:t>residents identify as Black</w:t>
      </w:r>
      <w:ins w:id="137" w:author="Longley, Paul" w:date="2023-07-31T13:49:00Z">
        <w:r w:rsidR="00133061">
          <w:t xml:space="preserve">. </w:t>
        </w:r>
      </w:ins>
      <w:del w:id="138" w:author="Longley, Paul" w:date="2023-07-31T13:48:00Z">
        <w:r w:rsidR="00DC1B60" w:rsidDel="00133061">
          <w:delText xml:space="preserve">, live in social housing, </w:delText>
        </w:r>
        <w:r w:rsidDel="00133061">
          <w:delText>with</w:delText>
        </w:r>
        <w:r w:rsidR="00DC1B60" w:rsidDel="00133061">
          <w:delText xml:space="preserve"> a corresponding</w:delText>
        </w:r>
        <w:r w:rsidDel="00133061">
          <w:delText>ly</w:delText>
        </w:r>
        <w:r w:rsidR="00DC1B60" w:rsidDel="00133061">
          <w:delText xml:space="preserve"> lower rate of home ownership.</w:delText>
        </w:r>
        <w:r w:rsidDel="00133061">
          <w:delText xml:space="preserve"> </w:delText>
        </w:r>
      </w:del>
      <w:del w:id="139" w:author="Longley, Paul" w:date="2023-07-31T13:51:00Z">
        <w:r w:rsidDel="00593B64">
          <w:delText xml:space="preserve">Fewer people in these areas work in skilled trades, with more working in associate professional and technical occupations. </w:delText>
        </w:r>
      </w:del>
      <w:r>
        <w:t xml:space="preserve">There is </w:t>
      </w:r>
      <w:del w:id="140" w:author="Longley, Paul" w:date="2023-07-31T13:52:00Z">
        <w:r w:rsidDel="008260C7">
          <w:delText xml:space="preserve">also </w:delText>
        </w:r>
      </w:del>
      <w:r>
        <w:t xml:space="preserve">a lower </w:t>
      </w:r>
      <w:ins w:id="141" w:author="Longley, Paul" w:date="2023-07-31T13:52:00Z">
        <w:r w:rsidR="008260C7">
          <w:t xml:space="preserve">than average </w:t>
        </w:r>
      </w:ins>
      <w:r>
        <w:t xml:space="preserve">rate of </w:t>
      </w:r>
      <w:ins w:id="142" w:author="Longley, Paul" w:date="2023-07-31T13:53:00Z">
        <w:r w:rsidR="004931E7">
          <w:t>marriage or civil partnership</w:t>
        </w:r>
        <w:r w:rsidR="00C808C7">
          <w:t>, few that are v</w:t>
        </w:r>
      </w:ins>
      <w:ins w:id="143" w:author="Longley, Paul" w:date="2023-07-31T13:54:00Z">
        <w:r w:rsidR="00C808C7">
          <w:t xml:space="preserve">ery </w:t>
        </w:r>
        <w:r w:rsidR="00715AE1">
          <w:t>old (85 or over)</w:t>
        </w:r>
        <w:r w:rsidR="00CD5498">
          <w:t xml:space="preserve"> and </w:t>
        </w:r>
        <w:del w:id="144" w:author="Alex Singleton" w:date="2023-08-02T13:32:00Z">
          <w:r w:rsidR="00CD5498" w:rsidDel="001E4CA4">
            <w:delText>q</w:delText>
          </w:r>
        </w:del>
      </w:ins>
      <w:ins w:id="145" w:author="Longley, Paul" w:date="2023-07-31T13:55:00Z">
        <w:del w:id="146" w:author="Alex Singleton" w:date="2023-08-02T13:32:00Z">
          <w:r w:rsidR="00CD5498" w:rsidDel="001E4CA4">
            <w:delText>uite high</w:delText>
          </w:r>
        </w:del>
      </w:ins>
      <w:ins w:id="147" w:author="Alex Singleton" w:date="2023-08-02T13:32:00Z">
        <w:r w:rsidR="001E4CA4">
          <w:t>higher</w:t>
        </w:r>
      </w:ins>
      <w:ins w:id="148" w:author="Longley, Paul" w:date="2023-07-31T13:55:00Z">
        <w:r w:rsidR="00CD5498">
          <w:t xml:space="preserve"> incidence of ill health</w:t>
        </w:r>
      </w:ins>
      <w:del w:id="149" w:author="Longley, Paul" w:date="2023-07-31T13:55:00Z">
        <w:r w:rsidDel="00952F4D">
          <w:delText>those who are or who have ever been married or in a civil partnership, alongside moderately worse health</w:delText>
        </w:r>
      </w:del>
      <w:r>
        <w:t xml:space="preserve">. </w:t>
      </w:r>
    </w:p>
    <w:p w14:paraId="7BFEB2EB" w14:textId="55939F9D" w:rsidR="006D6AA8" w:rsidRDefault="0070486E" w:rsidP="00993615">
      <w:pPr>
        <w:pStyle w:val="Heading3"/>
      </w:pPr>
      <w:r>
        <w:t xml:space="preserve">B2: </w:t>
      </w:r>
      <w:r w:rsidR="00D92C7E">
        <w:t xml:space="preserve">Skilled </w:t>
      </w:r>
      <w:ins w:id="150" w:author="Longley, Paul" w:date="2023-07-31T14:11:00Z">
        <w:r w:rsidR="00C46D17">
          <w:t xml:space="preserve">Trades and Construction </w:t>
        </w:r>
      </w:ins>
      <w:del w:id="151" w:author="Longley, Paul" w:date="2023-07-31T14:11:00Z">
        <w:r w:rsidR="00D92C7E" w:rsidDel="00C46D17">
          <w:delText>Manual</w:delText>
        </w:r>
        <w:r w:rsidR="00993615" w:rsidDel="00C46D17">
          <w:delText xml:space="preserve"> </w:delText>
        </w:r>
      </w:del>
      <w:r w:rsidR="00993615">
        <w:t>Workers</w:t>
      </w:r>
    </w:p>
    <w:p w14:paraId="73BEDA74" w14:textId="44969434" w:rsidR="001A4EFD" w:rsidRDefault="006D6AA8">
      <w:r>
        <w:t>These scattered</w:t>
      </w:r>
      <w:ins w:id="152" w:author="Longley, Paul" w:date="2023-07-31T14:12:00Z">
        <w:r w:rsidR="006318F2">
          <w:t xml:space="preserve">, </w:t>
        </w:r>
      </w:ins>
      <w:del w:id="153" w:author="Longley, Paul" w:date="2023-07-31T14:12:00Z">
        <w:r w:rsidDel="006318F2">
          <w:delText xml:space="preserve"> and more </w:delText>
        </w:r>
      </w:del>
      <w:r>
        <w:t xml:space="preserve">peripheral </w:t>
      </w:r>
      <w:ins w:id="154" w:author="Longley, Paul" w:date="2023-07-31T14:12:00Z">
        <w:r w:rsidR="002B4A16">
          <w:t xml:space="preserve">and often low residential density </w:t>
        </w:r>
      </w:ins>
      <w:r w:rsidR="00A3292C">
        <w:t>neighbourhoods</w:t>
      </w:r>
      <w:r>
        <w:t xml:space="preserve"> </w:t>
      </w:r>
      <w:del w:id="155" w:author="Longley, Paul" w:date="2023-07-31T14:13:00Z">
        <w:r w:rsidDel="002B4A16">
          <w:delText xml:space="preserve">in London are lower </w:delText>
        </w:r>
      </w:del>
      <w:ins w:id="156" w:author="Longley, Paul" w:date="2023-07-31T14:13:00Z">
        <w:r w:rsidR="00564324">
          <w:t xml:space="preserve">house </w:t>
        </w:r>
        <w:del w:id="157" w:author="Alex Singleton" w:date="2023-08-02T13:33:00Z">
          <w:r w:rsidR="00664254" w:rsidDel="0070680F">
            <w:delText>many</w:delText>
          </w:r>
        </w:del>
      </w:ins>
      <w:ins w:id="158" w:author="Alex Singleton" w:date="2023-08-02T13:33:00Z">
        <w:r w:rsidR="0070680F">
          <w:t>more</w:t>
        </w:r>
      </w:ins>
      <w:ins w:id="159" w:author="Longley, Paul" w:date="2023-07-31T14:13:00Z">
        <w:r w:rsidR="00664254">
          <w:t xml:space="preserve"> wo</w:t>
        </w:r>
      </w:ins>
      <w:ins w:id="160" w:author="Longley, Paul" w:date="2023-07-31T14:14:00Z">
        <w:r w:rsidR="00664254">
          <w:t xml:space="preserve">rkers </w:t>
        </w:r>
      </w:ins>
      <w:ins w:id="161" w:author="Longley, Paul" w:date="2023-07-31T14:33:00Z">
        <w:del w:id="162" w:author="Alex Singleton" w:date="2023-08-02T13:33:00Z">
          <w:r w:rsidR="002D4541" w:rsidDel="0070680F">
            <w:delText xml:space="preserve">working </w:delText>
          </w:r>
        </w:del>
      </w:ins>
      <w:ins w:id="163" w:author="Longley, Paul" w:date="2023-07-31T14:14:00Z">
        <w:r w:rsidR="00664254">
          <w:t>in skilled trades and construction</w:t>
        </w:r>
      </w:ins>
      <w:ins w:id="164" w:author="Longley, Paul" w:date="2023-07-31T14:18:00Z">
        <w:r w:rsidR="00465EC3">
          <w:t xml:space="preserve">. </w:t>
        </w:r>
        <w:r w:rsidR="00F84068">
          <w:t xml:space="preserve">Few </w:t>
        </w:r>
      </w:ins>
      <w:ins w:id="165" w:author="Longley, Paul" w:date="2023-07-31T14:27:00Z">
        <w:r w:rsidR="002A6A58">
          <w:t>households</w:t>
        </w:r>
      </w:ins>
      <w:ins w:id="166" w:author="Longley, Paul" w:date="2023-07-31T14:18:00Z">
        <w:r w:rsidR="00F84068">
          <w:t xml:space="preserve"> rent social housing</w:t>
        </w:r>
      </w:ins>
      <w:ins w:id="167" w:author="Longley, Paul" w:date="2023-07-31T14:20:00Z">
        <w:r w:rsidR="00525180">
          <w:t xml:space="preserve"> and there are few students</w:t>
        </w:r>
      </w:ins>
      <w:ins w:id="168" w:author="Longley, Paul" w:date="2023-07-31T14:18:00Z">
        <w:del w:id="169" w:author="Alex Singleton" w:date="2023-08-02T13:34:00Z">
          <w:r w:rsidR="00F84068" w:rsidDel="0070680F">
            <w:delText xml:space="preserve"> </w:delText>
          </w:r>
        </w:del>
        <w:r w:rsidR="00F84068">
          <w:t xml:space="preserve">. </w:t>
        </w:r>
      </w:ins>
      <w:ins w:id="170" w:author="Longley, Paul" w:date="2023-07-31T14:19:00Z">
        <w:r w:rsidR="005E4D51">
          <w:t xml:space="preserve">Multiple car ownership is higher than </w:t>
        </w:r>
        <w:r w:rsidR="007425DB">
          <w:t>the Supergroup average</w:t>
        </w:r>
      </w:ins>
      <w:ins w:id="171" w:author="Longley, Paul" w:date="2023-07-31T14:28:00Z">
        <w:r w:rsidR="000615D4">
          <w:t>, perhaps because of poor</w:t>
        </w:r>
      </w:ins>
      <w:ins w:id="172" w:author="Alex Singleton" w:date="2023-08-02T13:34:00Z">
        <w:r w:rsidR="0070680F">
          <w:t>er</w:t>
        </w:r>
      </w:ins>
      <w:ins w:id="173" w:author="Longley, Paul" w:date="2023-07-31T14:28:00Z">
        <w:r w:rsidR="000615D4">
          <w:t xml:space="preserve"> public transport connectivity</w:t>
        </w:r>
      </w:ins>
      <w:ins w:id="174" w:author="Longley, Paul" w:date="2023-07-31T14:19:00Z">
        <w:r w:rsidR="007425DB">
          <w:t xml:space="preserve">. </w:t>
        </w:r>
      </w:ins>
      <w:ins w:id="175" w:author="Longley, Paul" w:date="2023-07-31T14:29:00Z">
        <w:r w:rsidR="00D95217">
          <w:t xml:space="preserve">Incidence of </w:t>
        </w:r>
      </w:ins>
      <w:del w:id="176" w:author="Longley, Paul" w:date="2023-07-31T14:13:00Z">
        <w:r w:rsidDel="00564324">
          <w:delText xml:space="preserve">density and </w:delText>
        </w:r>
      </w:del>
      <w:del w:id="177" w:author="Longley, Paul" w:date="2023-07-31T14:21:00Z">
        <w:r w:rsidDel="006D2DA6">
          <w:delText xml:space="preserve">have an increased prevalence of car </w:delText>
        </w:r>
        <w:r w:rsidR="00A3292C" w:rsidDel="006D2DA6">
          <w:delText xml:space="preserve">or van </w:delText>
        </w:r>
        <w:r w:rsidDel="006D2DA6">
          <w:delText>ownership</w:delText>
        </w:r>
        <w:r w:rsidR="00A3292C" w:rsidDel="006D2DA6">
          <w:delText>,</w:delText>
        </w:r>
        <w:r w:rsidDel="006D2DA6">
          <w:delText xml:space="preserve"> given their weaker access to public transport</w:delText>
        </w:r>
        <w:r w:rsidR="00A3292C" w:rsidDel="006D2DA6">
          <w:delText xml:space="preserve"> and the higher numbers of skilled trade workers, particularly in construction. </w:delText>
        </w:r>
      </w:del>
      <w:del w:id="178" w:author="Longley, Paul" w:date="2023-07-31T14:29:00Z">
        <w:r w:rsidDel="00D95217">
          <w:delText xml:space="preserve">There are fewer students within these areas </w:delText>
        </w:r>
        <w:r w:rsidR="00D92C7E" w:rsidDel="00D95217">
          <w:delText xml:space="preserve">as </w:delText>
        </w:r>
        <w:r w:rsidR="00A3292C" w:rsidDel="00D95217">
          <w:delText xml:space="preserve">they </w:delText>
        </w:r>
        <w:r w:rsidR="00D92C7E" w:rsidDel="00D95217">
          <w:delText>are more commonly found in</w:delText>
        </w:r>
        <w:r w:rsidDel="00D95217">
          <w:delText xml:space="preserve"> less central location</w:delText>
        </w:r>
        <w:r w:rsidR="00D92C7E" w:rsidDel="00D95217">
          <w:delText>s</w:delText>
        </w:r>
        <w:r w:rsidR="00A3292C" w:rsidDel="00D95217">
          <w:delText>.</w:delText>
        </w:r>
        <w:r w:rsidDel="00D95217">
          <w:delText xml:space="preserve"> </w:delText>
        </w:r>
        <w:r w:rsidR="00A3292C" w:rsidDel="00D95217">
          <w:delText>Relative to the Super Group m</w:delText>
        </w:r>
        <w:r w:rsidDel="00D95217">
          <w:delText>oderately more residents identify as Pakistani and other Asian ethnicit</w:delText>
        </w:r>
        <w:r w:rsidR="00A3292C" w:rsidDel="00D95217">
          <w:delText>ies, and</w:delText>
        </w:r>
        <w:r w:rsidDel="00D95217">
          <w:delText xml:space="preserve"> </w:delText>
        </w:r>
        <w:r w:rsidR="00A3292C" w:rsidDel="00D95217">
          <w:delText xml:space="preserve">there </w:delText>
        </w:r>
        <w:r w:rsidDel="00D95217">
          <w:delText xml:space="preserve">lower numbers of those who are </w:delText>
        </w:r>
        <w:r w:rsidR="00A3292C" w:rsidDel="00D95217">
          <w:delText xml:space="preserve">of </w:delText>
        </w:r>
      </w:del>
      <w:r>
        <w:t xml:space="preserve">mixed </w:t>
      </w:r>
      <w:ins w:id="179" w:author="Longley, Paul" w:date="2023-07-31T14:29:00Z">
        <w:r w:rsidR="00D95217">
          <w:t>or multiple ethnicity is below the Supergroup average</w:t>
        </w:r>
        <w:r w:rsidR="00DB4D7D">
          <w:t xml:space="preserve">, </w:t>
        </w:r>
        <w:del w:id="180" w:author="Alex Singleton" w:date="2023-08-02T13:34:00Z">
          <w:r w:rsidR="00DB4D7D" w:rsidDel="0070680F">
            <w:delText>but</w:delText>
          </w:r>
        </w:del>
      </w:ins>
      <w:ins w:id="181" w:author="Alex Singleton" w:date="2023-08-02T13:34:00Z">
        <w:r w:rsidR="0070680F">
          <w:t>and</w:t>
        </w:r>
      </w:ins>
      <w:ins w:id="182" w:author="Longley, Paul" w:date="2023-07-31T14:29:00Z">
        <w:r w:rsidR="00DB4D7D">
          <w:t xml:space="preserve"> the absenc</w:t>
        </w:r>
      </w:ins>
      <w:ins w:id="183" w:author="Longley, Paul" w:date="2023-07-31T14:30:00Z">
        <w:r w:rsidR="00DB4D7D">
          <w:t xml:space="preserve">e of individuals identifying </w:t>
        </w:r>
        <w:r w:rsidR="001C1D42">
          <w:t xml:space="preserve">as Pakistani or </w:t>
        </w:r>
      </w:ins>
      <w:ins w:id="184" w:author="Longley, Paul" w:date="2023-07-31T14:31:00Z">
        <w:r w:rsidR="0001607B">
          <w:t xml:space="preserve">Other Asian groups is </w:t>
        </w:r>
      </w:ins>
      <w:ins w:id="185" w:author="Alex Singleton" w:date="2023-08-02T13:35:00Z">
        <w:r w:rsidR="0070680F">
          <w:t xml:space="preserve">also </w:t>
        </w:r>
      </w:ins>
      <w:ins w:id="186" w:author="Longley, Paul" w:date="2023-07-31T14:31:00Z">
        <w:r w:rsidR="0001607B">
          <w:t>less pronounced.</w:t>
        </w:r>
      </w:ins>
      <w:ins w:id="187" w:author="Longley, Paul" w:date="2023-07-31T14:33:00Z">
        <w:r w:rsidR="00A976BE">
          <w:t xml:space="preserve"> </w:t>
        </w:r>
      </w:ins>
      <w:ins w:id="188" w:author="Longley, Paul" w:date="2023-07-31T14:34:00Z">
        <w:r w:rsidR="001D240B">
          <w:t>Flatted accommodation is less dominant than elsewhere in the Supergroup.</w:t>
        </w:r>
      </w:ins>
      <w:ins w:id="189" w:author="Longley, Paul" w:date="2023-07-31T14:31:00Z">
        <w:r w:rsidR="0001607B">
          <w:t xml:space="preserve"> </w:t>
        </w:r>
      </w:ins>
      <w:del w:id="190" w:author="Longley, Paul" w:date="2023-07-31T14:32:00Z">
        <w:r w:rsidDel="0037182D">
          <w:delText>ethnicity</w:delText>
        </w:r>
        <w:r w:rsidR="00A3292C" w:rsidDel="0037182D">
          <w:delText>, while still remaining over represented relative to the London average</w:delText>
        </w:r>
        <w:r w:rsidDel="0037182D">
          <w:delText xml:space="preserve">. Social rented </w:delText>
        </w:r>
        <w:r w:rsidR="00993615" w:rsidDel="0037182D">
          <w:delText xml:space="preserve">accommodation is less prevalent, and </w:delText>
        </w:r>
        <w:r w:rsidR="00A3292C" w:rsidDel="0037182D">
          <w:delText xml:space="preserve">there are </w:delText>
        </w:r>
        <w:r w:rsidR="00993615" w:rsidDel="0037182D">
          <w:delText>fewer flats.</w:delText>
        </w:r>
      </w:del>
      <w:r w:rsidR="001A4EFD">
        <w:br w:type="page"/>
      </w:r>
    </w:p>
    <w:p w14:paraId="65B340EB" w14:textId="22513641" w:rsidR="00FA47D7" w:rsidRDefault="00C10351" w:rsidP="001A4EFD">
      <w:pPr>
        <w:pStyle w:val="Heading2"/>
      </w:pPr>
      <w:r w:rsidRPr="0037283B">
        <w:rPr>
          <w:b/>
          <w:bCs/>
        </w:rPr>
        <w:lastRenderedPageBreak/>
        <w:t xml:space="preserve">C: </w:t>
      </w:r>
      <w:r w:rsidR="00FA47D7" w:rsidRPr="0037283B">
        <w:rPr>
          <w:b/>
          <w:bCs/>
        </w:rPr>
        <w:t>S</w:t>
      </w:r>
      <w:r w:rsidR="002B2548">
        <w:rPr>
          <w:b/>
          <w:bCs/>
        </w:rPr>
        <w:t>uburban</w:t>
      </w:r>
      <w:r w:rsidR="00FA47D7" w:rsidRPr="0037283B">
        <w:rPr>
          <w:b/>
          <w:bCs/>
        </w:rPr>
        <w:t xml:space="preserve"> Asian</w:t>
      </w:r>
      <w:r w:rsidR="00012C6A">
        <w:rPr>
          <w:b/>
          <w:bCs/>
        </w:rPr>
        <w:t xml:space="preserve"> Communitie</w:t>
      </w:r>
      <w:r w:rsidR="00FA47D7" w:rsidRPr="0037283B">
        <w:rPr>
          <w:b/>
          <w:bCs/>
        </w:rPr>
        <w:t>s</w:t>
      </w:r>
      <w:r w:rsidR="003D3828">
        <w:t xml:space="preserve">:  </w:t>
      </w:r>
      <w:r w:rsidR="00FA47D7" w:rsidRPr="00FA47D7">
        <w:t>London neighbourhood</w:t>
      </w:r>
      <w:r w:rsidR="002214C6">
        <w:t>s</w:t>
      </w:r>
      <w:r w:rsidR="00FA47D7" w:rsidRPr="00FA47D7">
        <w:t xml:space="preserve"> </w:t>
      </w:r>
      <w:r w:rsidR="00351230">
        <w:t>featuring</w:t>
      </w:r>
      <w:r w:rsidR="00960B17">
        <w:t xml:space="preserve"> </w:t>
      </w:r>
      <w:r w:rsidR="00FA47D7" w:rsidRPr="00FA47D7">
        <w:t xml:space="preserve">Indian, Pakistani, and Bangladeshi influences, </w:t>
      </w:r>
      <w:r w:rsidR="006B1559">
        <w:t xml:space="preserve">with </w:t>
      </w:r>
      <w:r w:rsidR="00FA47D7" w:rsidRPr="00FA47D7">
        <w:t>family-focused living</w:t>
      </w:r>
      <w:r w:rsidR="007573B7">
        <w:t xml:space="preserve"> in houses rather than flats</w:t>
      </w:r>
      <w:r w:rsidR="00DD7496">
        <w:t xml:space="preserve">. </w:t>
      </w:r>
      <w:r w:rsidR="00222381">
        <w:t xml:space="preserve">Outside of </w:t>
      </w:r>
      <w:r w:rsidR="004471CF">
        <w:t>management and the professions, t</w:t>
      </w:r>
      <w:r w:rsidR="00DD7496">
        <w:t>he</w:t>
      </w:r>
      <w:r w:rsidR="00EF4573">
        <w:t xml:space="preserve"> labour force is </w:t>
      </w:r>
      <w:r w:rsidR="009620FD">
        <w:t xml:space="preserve">very </w:t>
      </w:r>
      <w:r w:rsidR="00EF4573">
        <w:t xml:space="preserve">active </w:t>
      </w:r>
      <w:r w:rsidR="001C4C6D">
        <w:t xml:space="preserve">across a full </w:t>
      </w:r>
      <w:r w:rsidR="009620FD">
        <w:t xml:space="preserve">range of </w:t>
      </w:r>
      <w:r w:rsidR="00DB2C39">
        <w:t xml:space="preserve">occupations, but </w:t>
      </w:r>
      <w:r w:rsidR="008B0984">
        <w:t xml:space="preserve">some community members remain challenged by </w:t>
      </w:r>
      <w:r w:rsidR="00FA47D7" w:rsidRPr="00FA47D7">
        <w:t xml:space="preserve">language </w:t>
      </w:r>
      <w:r w:rsidR="00B61BE0">
        <w:t xml:space="preserve">barriers </w:t>
      </w:r>
      <w:r w:rsidR="00FA47D7" w:rsidRPr="00FA47D7">
        <w:t>and overcrowding.</w:t>
      </w:r>
    </w:p>
    <w:p w14:paraId="15328703" w14:textId="78E9568A" w:rsidR="00075403" w:rsidRDefault="00447A01" w:rsidP="00075403">
      <w:r>
        <w:rPr>
          <w:noProof/>
        </w:rPr>
        <w:drawing>
          <wp:anchor distT="0" distB="0" distL="114300" distR="114300" simplePos="0" relativeHeight="251660288" behindDoc="0" locked="0" layoutInCell="1" allowOverlap="1" wp14:anchorId="6AC9F395" wp14:editId="39BBF124">
            <wp:simplePos x="0" y="0"/>
            <wp:positionH relativeFrom="column">
              <wp:posOffset>0</wp:posOffset>
            </wp:positionH>
            <wp:positionV relativeFrom="paragraph">
              <wp:posOffset>2052</wp:posOffset>
            </wp:positionV>
            <wp:extent cx="2801618" cy="2092569"/>
            <wp:effectExtent l="0" t="0" r="0" b="0"/>
            <wp:wrapSquare wrapText="bothSides"/>
            <wp:docPr id="1504940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01618" cy="2092569"/>
                    </a:xfrm>
                    <a:prstGeom prst="rect">
                      <a:avLst/>
                    </a:prstGeom>
                    <a:noFill/>
                    <a:ln>
                      <a:noFill/>
                    </a:ln>
                  </pic:spPr>
                </pic:pic>
              </a:graphicData>
            </a:graphic>
          </wp:anchor>
        </w:drawing>
      </w:r>
      <w:r w:rsidR="000F623E">
        <w:t>Many r</w:t>
      </w:r>
      <w:r w:rsidR="00CD48BF">
        <w:t>esidents of t</w:t>
      </w:r>
      <w:r w:rsidR="00075403">
        <w:t>h</w:t>
      </w:r>
      <w:r w:rsidR="008C6B55">
        <w:t>ese</w:t>
      </w:r>
      <w:r w:rsidR="00075403">
        <w:t xml:space="preserve"> </w:t>
      </w:r>
      <w:r w:rsidR="00432800">
        <w:t>neighbourhood</w:t>
      </w:r>
      <w:r w:rsidR="008C6B55">
        <w:t>s</w:t>
      </w:r>
      <w:r w:rsidR="00075403">
        <w:t xml:space="preserve"> </w:t>
      </w:r>
      <w:r w:rsidR="00CD48BF">
        <w:t xml:space="preserve">are </w:t>
      </w:r>
      <w:r w:rsidR="009C11DA">
        <w:t>of (</w:t>
      </w:r>
      <w:proofErr w:type="spellStart"/>
      <w:r w:rsidR="009C11DA">
        <w:t>non-Chinese</w:t>
      </w:r>
      <w:proofErr w:type="spellEnd"/>
      <w:r w:rsidR="009C11DA">
        <w:t xml:space="preserve">) </w:t>
      </w:r>
      <w:r w:rsidR="00075403">
        <w:t>Asian descent, particularly India, Pakistan, and Bangladesh.</w:t>
      </w:r>
      <w:r w:rsidR="00642D63">
        <w:t xml:space="preserve"> Neighbourhoods are located </w:t>
      </w:r>
      <w:r w:rsidR="00D76108">
        <w:t>across large areas of suburban west, north-east and south London.</w:t>
      </w:r>
    </w:p>
    <w:p w14:paraId="119EAE6A" w14:textId="328CA665" w:rsidR="00075403" w:rsidRDefault="004253BC" w:rsidP="00075403">
      <w:r>
        <w:t>Detached, semi-det</w:t>
      </w:r>
      <w:r w:rsidR="005971EB">
        <w:t>ached and terraced houses are more prevalent than flats</w:t>
      </w:r>
      <w:r w:rsidR="0011020E">
        <w:t xml:space="preserve"> and social</w:t>
      </w:r>
      <w:r w:rsidR="00084897">
        <w:t xml:space="preserve">ly rented housing is uncommon. </w:t>
      </w:r>
      <w:r w:rsidR="00C867DE">
        <w:t xml:space="preserve">Few residents live in communal establishments. </w:t>
      </w:r>
      <w:r w:rsidR="006E4B9F">
        <w:t xml:space="preserve">Many families have </w:t>
      </w:r>
      <w:r w:rsidR="00075403">
        <w:t xml:space="preserve">dependent children, </w:t>
      </w:r>
      <w:r w:rsidR="002A2921">
        <w:t>sometimes in overcrowded accommodation</w:t>
      </w:r>
      <w:r w:rsidR="00864FFF">
        <w:t xml:space="preserve">, </w:t>
      </w:r>
      <w:r w:rsidR="00075403">
        <w:t xml:space="preserve">and </w:t>
      </w:r>
      <w:r w:rsidR="006D03D4">
        <w:t>few households are ethnic</w:t>
      </w:r>
      <w:r w:rsidR="0047520A">
        <w:t>ally mixed</w:t>
      </w:r>
      <w:r w:rsidR="00075403">
        <w:t>.</w:t>
      </w:r>
    </w:p>
    <w:p w14:paraId="029C7EC1" w14:textId="13158088" w:rsidR="00075403" w:rsidRDefault="00075403" w:rsidP="00075403">
      <w:r>
        <w:t xml:space="preserve">Marriage </w:t>
      </w:r>
      <w:r w:rsidR="0047520A">
        <w:t xml:space="preserve">rates </w:t>
      </w:r>
      <w:r w:rsidR="00325266">
        <w:t xml:space="preserve">are above </w:t>
      </w:r>
      <w:r>
        <w:t xml:space="preserve">the </w:t>
      </w:r>
      <w:r w:rsidR="007A657F">
        <w:t>London average</w:t>
      </w:r>
      <w:r>
        <w:t>.</w:t>
      </w:r>
      <w:r w:rsidR="0001237B">
        <w:t xml:space="preserve"> </w:t>
      </w:r>
      <w:r w:rsidR="00386C55">
        <w:t>The even age distribution</w:t>
      </w:r>
      <w:r w:rsidR="00CB7EAE">
        <w:t xml:space="preserve">, relative absence of individuals living alone and </w:t>
      </w:r>
      <w:r w:rsidR="000B7B02">
        <w:t xml:space="preserve">frequent incidence of households with children suggests that multi-generation households may be </w:t>
      </w:r>
      <w:r w:rsidR="00245E6B">
        <w:t>relatively common</w:t>
      </w:r>
      <w:r>
        <w:t>.</w:t>
      </w:r>
    </w:p>
    <w:p w14:paraId="3FA7192F" w14:textId="2EA7BC12" w:rsidR="00075403" w:rsidRDefault="00FE1CC4" w:rsidP="00075403">
      <w:r>
        <w:t xml:space="preserve">Employment is often in </w:t>
      </w:r>
      <w:r w:rsidR="00075403">
        <w:t xml:space="preserve">skilled trades, </w:t>
      </w:r>
      <w:ins w:id="191" w:author="Alex Singleton" w:date="2023-07-30T12:37:00Z">
        <w:r w:rsidR="00D55E9C">
          <w:t>element</w:t>
        </w:r>
      </w:ins>
      <w:ins w:id="192" w:author="Alex Singleton" w:date="2023-07-30T12:38:00Z">
        <w:r w:rsidR="00D55E9C">
          <w:t xml:space="preserve">ary, </w:t>
        </w:r>
      </w:ins>
      <w:r w:rsidR="00075403">
        <w:t xml:space="preserve">sales and customer service occupations, and roles as process, plant, and machine operatives. </w:t>
      </w:r>
      <w:r>
        <w:t>M</w:t>
      </w:r>
      <w:r w:rsidR="00075403">
        <w:t xml:space="preserve">anufacturing and construction are </w:t>
      </w:r>
      <w:r>
        <w:t xml:space="preserve">well </w:t>
      </w:r>
      <w:r w:rsidR="00075403">
        <w:t>represented, along with</w:t>
      </w:r>
      <w:r>
        <w:t xml:space="preserve"> employment in</w:t>
      </w:r>
      <w:r w:rsidR="00075403">
        <w:t xml:space="preserve"> distribution, hotels, and restaurants. </w:t>
      </w:r>
      <w:r w:rsidR="00727894">
        <w:t xml:space="preserve">Many adults have only </w:t>
      </w:r>
      <w:r w:rsidR="00075403">
        <w:t>level 1, 2, or apprenticeship qualifications.</w:t>
      </w:r>
    </w:p>
    <w:p w14:paraId="63E0B811" w14:textId="27C1D07E" w:rsidR="007918CA" w:rsidRDefault="00075403" w:rsidP="00075403">
      <w:r>
        <w:t xml:space="preserve">English proficiency remains a challenge for </w:t>
      </w:r>
      <w:r w:rsidR="004A337D">
        <w:t>some residents</w:t>
      </w:r>
      <w:r>
        <w:t xml:space="preserve">. Religious </w:t>
      </w:r>
      <w:r w:rsidR="00436D0C">
        <w:t xml:space="preserve">affiliation </w:t>
      </w:r>
      <w:r>
        <w:t xml:space="preserve">is relatively </w:t>
      </w:r>
      <w:r w:rsidR="004937C5">
        <w:t>high</w:t>
      </w:r>
      <w:r>
        <w:t>.</w:t>
      </w:r>
    </w:p>
    <w:p w14:paraId="5B8743B8" w14:textId="7E360353" w:rsidR="00FC3FA8" w:rsidRDefault="00FC3FA8" w:rsidP="00A45B82">
      <w:pPr>
        <w:pStyle w:val="Heading3"/>
      </w:pPr>
      <w:r>
        <w:t xml:space="preserve">C1: </w:t>
      </w:r>
      <w:ins w:id="193" w:author="Longley, Paul" w:date="2023-07-31T15:02:00Z">
        <w:r w:rsidR="000174BF">
          <w:t xml:space="preserve">Young </w:t>
        </w:r>
      </w:ins>
      <w:del w:id="194" w:author="Longley, Paul" w:date="2023-07-31T15:02:00Z">
        <w:r w:rsidR="00AB7535" w:rsidDel="000174BF">
          <w:delText>Terraced</w:delText>
        </w:r>
        <w:r w:rsidR="00A45B82" w:rsidDel="000174BF">
          <w:delText xml:space="preserve"> </w:delText>
        </w:r>
      </w:del>
      <w:r w:rsidR="00AB7535">
        <w:t>Asian</w:t>
      </w:r>
      <w:r>
        <w:t xml:space="preserve"> </w:t>
      </w:r>
      <w:r w:rsidR="00A45B82">
        <w:t>Famil</w:t>
      </w:r>
      <w:ins w:id="195" w:author="Longley, Paul" w:date="2023-07-31T15:02:00Z">
        <w:r w:rsidR="000174BF">
          <w:t>y Terrac</w:t>
        </w:r>
      </w:ins>
      <w:ins w:id="196" w:author="Longley, Paul" w:date="2023-07-31T15:03:00Z">
        <w:r w:rsidR="000174BF">
          <w:t>e</w:t>
        </w:r>
      </w:ins>
      <w:del w:id="197" w:author="Longley, Paul" w:date="2023-07-31T15:02:00Z">
        <w:r w:rsidR="00A45B82" w:rsidDel="000174BF">
          <w:delText>ie</w:delText>
        </w:r>
      </w:del>
      <w:r w:rsidR="00A45B82">
        <w:t>s</w:t>
      </w:r>
    </w:p>
    <w:p w14:paraId="6F282BA1" w14:textId="2D44D06C" w:rsidR="007918CA" w:rsidRDefault="00C2132A">
      <w:r>
        <w:t xml:space="preserve">These </w:t>
      </w:r>
      <w:del w:id="198" w:author="Longley, Paul" w:date="2023-07-31T15:03:00Z">
        <w:r w:rsidDel="00B80176">
          <w:delText xml:space="preserve">more centrally located terraced </w:delText>
        </w:r>
        <w:r w:rsidR="00FC3FA8" w:rsidDel="00B80176">
          <w:delText xml:space="preserve">neighbourhoods comprise </w:delText>
        </w:r>
      </w:del>
      <w:r>
        <w:t xml:space="preserve">households with </w:t>
      </w:r>
      <w:ins w:id="199" w:author="Longley, Paul" w:date="2023-07-31T15:04:00Z">
        <w:del w:id="200" w:author="Alex Singleton" w:date="2023-08-02T13:37:00Z">
          <w:r w:rsidR="00F8575A" w:rsidDel="000312E2">
            <w:delText>multiple</w:delText>
          </w:r>
        </w:del>
      </w:ins>
      <w:ins w:id="201" w:author="Longley, Paul" w:date="2023-07-31T15:05:00Z">
        <w:del w:id="202" w:author="Alex Singleton" w:date="2023-08-02T13:37:00Z">
          <w:r w:rsidR="00F8575A" w:rsidDel="000312E2">
            <w:delText xml:space="preserve"> </w:delText>
          </w:r>
        </w:del>
      </w:ins>
      <w:del w:id="203" w:author="Longley, Paul" w:date="2023-07-31T15:04:00Z">
        <w:r w:rsidR="00FC3FA8" w:rsidDel="00F8575A">
          <w:delText xml:space="preserve">more </w:delText>
        </w:r>
      </w:del>
      <w:r w:rsidR="00FC3FA8">
        <w:t>dependent children</w:t>
      </w:r>
      <w:r w:rsidR="00AB7535">
        <w:t xml:space="preserve"> </w:t>
      </w:r>
      <w:ins w:id="204" w:author="Longley, Paul" w:date="2023-07-31T15:05:00Z">
        <w:r w:rsidR="00F8575A">
          <w:t xml:space="preserve">typically </w:t>
        </w:r>
      </w:ins>
      <w:ins w:id="205" w:author="Longley, Paul" w:date="2023-07-31T15:06:00Z">
        <w:r w:rsidR="00FC2197">
          <w:t xml:space="preserve">live in terraced housing and are </w:t>
        </w:r>
      </w:ins>
      <w:ins w:id="206" w:author="Longley, Paul" w:date="2023-07-31T15:05:00Z">
        <w:r w:rsidR="00221939">
          <w:t xml:space="preserve">of </w:t>
        </w:r>
      </w:ins>
      <w:del w:id="207" w:author="Longley, Paul" w:date="2023-07-31T15:05:00Z">
        <w:r w:rsidR="00AB7535" w:rsidDel="00221939">
          <w:delText>relative to the Super Group</w:delText>
        </w:r>
        <w:r w:rsidR="00FC3FA8" w:rsidDel="00221939">
          <w:delText xml:space="preserve">. </w:delText>
        </w:r>
        <w:r w:rsidR="00AB7535" w:rsidDel="00221939">
          <w:delText xml:space="preserve">Complementing the </w:delText>
        </w:r>
        <w:r w:rsidR="00507BEF" w:rsidDel="00221939">
          <w:delText>prevalent</w:delText>
        </w:r>
        <w:r w:rsidR="00AB7535" w:rsidDel="00221939">
          <w:delText xml:space="preserve"> large </w:delText>
        </w:r>
      </w:del>
      <w:r w:rsidR="00AB7535">
        <w:t>(</w:t>
      </w:r>
      <w:proofErr w:type="spellStart"/>
      <w:r w:rsidR="00AB7535">
        <w:t>non-Chinese</w:t>
      </w:r>
      <w:proofErr w:type="spellEnd"/>
      <w:r w:rsidR="00AB7535">
        <w:t xml:space="preserve">) Asian </w:t>
      </w:r>
      <w:ins w:id="208" w:author="Longley, Paul" w:date="2023-07-31T15:05:00Z">
        <w:r w:rsidR="00221939">
          <w:t>extraction</w:t>
        </w:r>
      </w:ins>
      <w:ins w:id="209" w:author="Longley, Paul" w:date="2023-07-31T15:06:00Z">
        <w:r w:rsidR="00CA42CC">
          <w:t xml:space="preserve">. </w:t>
        </w:r>
      </w:ins>
      <w:ins w:id="210" w:author="Longley, Paul" w:date="2023-07-31T15:09:00Z">
        <w:r w:rsidR="00207985">
          <w:t xml:space="preserve">Individuals </w:t>
        </w:r>
        <w:r w:rsidR="00016016">
          <w:t>with</w:t>
        </w:r>
        <w:r w:rsidR="00207985">
          <w:t xml:space="preserve"> Bangladeshi</w:t>
        </w:r>
        <w:r w:rsidR="00016016">
          <w:t xml:space="preserve"> origins are particularly in evidence. </w:t>
        </w:r>
      </w:ins>
      <w:ins w:id="211" w:author="Longley, Paul" w:date="2023-07-31T15:11:00Z">
        <w:r w:rsidR="00CB7C04">
          <w:t xml:space="preserve">Employment </w:t>
        </w:r>
      </w:ins>
      <w:ins w:id="212" w:author="Longley, Paul" w:date="2023-07-31T15:12:00Z">
        <w:r w:rsidR="00E33B3F">
          <w:t xml:space="preserve">is often in </w:t>
        </w:r>
      </w:ins>
      <w:del w:id="213" w:author="Longley, Paul" w:date="2023-07-31T15:11:00Z">
        <w:r w:rsidR="00AB7535" w:rsidDel="003C1FC0">
          <w:delText xml:space="preserve">population, relative to the Super Group, there are </w:delText>
        </w:r>
        <w:r w:rsidR="00507BEF" w:rsidDel="003C1FC0">
          <w:delText xml:space="preserve">also </w:delText>
        </w:r>
        <w:r w:rsidR="00EA364A" w:rsidDel="003C1FC0">
          <w:delText>moderately more</w:delText>
        </w:r>
        <w:r w:rsidR="00507BEF" w:rsidDel="003C1FC0">
          <w:delText xml:space="preserve"> </w:delText>
        </w:r>
        <w:r w:rsidR="00AB7535" w:rsidDel="003C1FC0">
          <w:delText>Black residents</w:delText>
        </w:r>
        <w:r w:rsidR="00EA364A" w:rsidDel="003C1FC0">
          <w:delText>, around the London average</w:delText>
        </w:r>
        <w:r w:rsidR="00FC3FA8" w:rsidDel="003C1FC0">
          <w:delText xml:space="preserve">. </w:delText>
        </w:r>
      </w:del>
      <w:del w:id="214" w:author="Longley, Paul" w:date="2023-07-31T15:12:00Z">
        <w:r w:rsidR="00FC3FA8" w:rsidDel="00C03777">
          <w:delText xml:space="preserve">Those in work have higher rates of being </w:delText>
        </w:r>
        <w:r w:rsidR="00EA364A" w:rsidDel="00C03777">
          <w:delText xml:space="preserve">employed part time and </w:delText>
        </w:r>
        <w:r w:rsidR="00FC3FA8" w:rsidDel="00C03777">
          <w:delText xml:space="preserve">in </w:delText>
        </w:r>
      </w:del>
      <w:r w:rsidR="00FC3FA8">
        <w:t xml:space="preserve">elementary occupations or </w:t>
      </w:r>
      <w:ins w:id="215" w:author="Longley, Paul" w:date="2023-07-31T15:13:00Z">
        <w:r w:rsidR="00C03777">
          <w:t xml:space="preserve">as </w:t>
        </w:r>
      </w:ins>
      <w:r w:rsidR="00FC3FA8">
        <w:t>process, plant or machine operatives</w:t>
      </w:r>
      <w:ins w:id="216" w:author="Longley, Paul" w:date="2023-07-31T15:13:00Z">
        <w:r w:rsidR="00397DC1">
          <w:t>, and part-time work is generally com</w:t>
        </w:r>
      </w:ins>
      <w:ins w:id="217" w:author="Longley, Paul" w:date="2023-07-31T15:14:00Z">
        <w:r w:rsidR="00397DC1">
          <w:t xml:space="preserve">mon. </w:t>
        </w:r>
      </w:ins>
      <w:ins w:id="218" w:author="Longley, Paul" w:date="2023-07-31T15:15:00Z">
        <w:r w:rsidR="00F4332A">
          <w:t>Students are much in evidence.</w:t>
        </w:r>
      </w:ins>
      <w:del w:id="219" w:author="Longley, Paul" w:date="2023-07-31T15:15:00Z">
        <w:r w:rsidR="00EA364A" w:rsidDel="00F4332A">
          <w:delText xml:space="preserve"> relative to the Super Group.</w:delText>
        </w:r>
        <w:r w:rsidR="00FC3FA8" w:rsidDel="00F4332A">
          <w:delText xml:space="preserve"> There are also more </w:delText>
        </w:r>
        <w:r w:rsidR="00A6766A" w:rsidDel="00F4332A">
          <w:delText>full-time</w:delText>
        </w:r>
        <w:r w:rsidR="00EA364A" w:rsidDel="00F4332A">
          <w:delText xml:space="preserve"> </w:delText>
        </w:r>
        <w:r w:rsidR="00FC3FA8" w:rsidDel="00F4332A">
          <w:delText>students</w:delText>
        </w:r>
        <w:r w:rsidR="00EA364A" w:rsidDel="00F4332A">
          <w:delText>.</w:delText>
        </w:r>
      </w:del>
    </w:p>
    <w:p w14:paraId="3524AE6D" w14:textId="1756878F" w:rsidR="00A45B82" w:rsidRDefault="00A45B82" w:rsidP="00C2132A">
      <w:pPr>
        <w:pStyle w:val="Heading3"/>
      </w:pPr>
      <w:r>
        <w:t xml:space="preserve">C2: </w:t>
      </w:r>
      <w:r w:rsidR="00C2132A">
        <w:t xml:space="preserve">Settled </w:t>
      </w:r>
      <w:ins w:id="220" w:author="Longley, Paul" w:date="2023-07-31T15:22:00Z">
        <w:r w:rsidR="00872A64">
          <w:t>Semi-Detached</w:t>
        </w:r>
      </w:ins>
      <w:del w:id="221" w:author="Longley, Paul" w:date="2023-07-31T15:22:00Z">
        <w:r w:rsidR="00C2132A" w:rsidDel="009C1CF2">
          <w:delText>and Integrating</w:delText>
        </w:r>
      </w:del>
      <w:r>
        <w:t xml:space="preserve"> </w:t>
      </w:r>
      <w:proofErr w:type="gramStart"/>
      <w:r>
        <w:t>Asians</w:t>
      </w:r>
      <w:proofErr w:type="gramEnd"/>
    </w:p>
    <w:p w14:paraId="63257597" w14:textId="6344CD9C" w:rsidR="00A45B82" w:rsidRDefault="004019F5">
      <w:ins w:id="222" w:author="Longley, Paul" w:date="2023-07-31T15:23:00Z">
        <w:r>
          <w:t xml:space="preserve">These </w:t>
        </w:r>
        <w:r w:rsidR="00C07443">
          <w:t xml:space="preserve">residents share </w:t>
        </w:r>
      </w:ins>
      <w:del w:id="223" w:author="Longley, Paul" w:date="2023-07-31T15:23:00Z">
        <w:r w:rsidR="00C2132A" w:rsidDel="00C07443">
          <w:delText>L</w:delText>
        </w:r>
        <w:r w:rsidR="00A45B82" w:rsidDel="00C07443">
          <w:delText xml:space="preserve">ike the </w:delText>
        </w:r>
      </w:del>
      <w:r w:rsidR="00A45B82">
        <w:t>Super</w:t>
      </w:r>
      <w:ins w:id="224" w:author="Longley, Paul" w:date="2023-07-31T15:23:00Z">
        <w:r w:rsidR="00C07443">
          <w:t>g</w:t>
        </w:r>
      </w:ins>
      <w:del w:id="225" w:author="Longley, Paul" w:date="2023-07-31T15:23:00Z">
        <w:r w:rsidR="00A45B82" w:rsidDel="00C07443">
          <w:delText xml:space="preserve"> G</w:delText>
        </w:r>
      </w:del>
      <w:r w:rsidR="00A45B82">
        <w:t>roup</w:t>
      </w:r>
      <w:ins w:id="226" w:author="Longley, Paul" w:date="2023-07-31T15:24:00Z">
        <w:r w:rsidR="00BE4EBA">
          <w:t xml:space="preserve"> characteristics of large </w:t>
        </w:r>
      </w:ins>
      <w:del w:id="227" w:author="Longley, Paul" w:date="2023-07-31T15:23:00Z">
        <w:r w:rsidR="00A45B82" w:rsidDel="00C07443">
          <w:delText>, these neighbourhoods maintain</w:delText>
        </w:r>
        <w:r w:rsidR="00C2132A" w:rsidDel="00C07443">
          <w:delText xml:space="preserve"> larger</w:delText>
        </w:r>
        <w:r w:rsidR="00A45B82" w:rsidDel="00C07443">
          <w:delText xml:space="preserve"> populations</w:delText>
        </w:r>
      </w:del>
      <w:del w:id="228" w:author="Longley, Paul" w:date="2023-07-31T15:24:00Z">
        <w:r w:rsidR="00A45B82" w:rsidDel="00BE4EBA">
          <w:delText xml:space="preserve"> of</w:delText>
        </w:r>
      </w:del>
      <w:del w:id="229" w:author="Alex Singleton" w:date="2023-08-02T13:40:00Z">
        <w:r w:rsidR="00A45B82" w:rsidDel="000312E2">
          <w:delText xml:space="preserve"> </w:delText>
        </w:r>
      </w:del>
      <w:r w:rsidR="00A45B82">
        <w:t>(</w:t>
      </w:r>
      <w:proofErr w:type="spellStart"/>
      <w:r w:rsidR="00A45B82">
        <w:t>non-Chinese</w:t>
      </w:r>
      <w:proofErr w:type="spellEnd"/>
      <w:r w:rsidR="00A45B82">
        <w:t xml:space="preserve">) Asian </w:t>
      </w:r>
      <w:ins w:id="230" w:author="Longley, Paul" w:date="2023-07-31T15:24:00Z">
        <w:r w:rsidR="004B17B5">
          <w:t xml:space="preserve">populations but those identifying as </w:t>
        </w:r>
      </w:ins>
      <w:del w:id="231" w:author="Longley, Paul" w:date="2023-07-31T15:25:00Z">
        <w:r w:rsidR="00A45B82" w:rsidDel="004B17B5">
          <w:delText>descent, particularly India</w:delText>
        </w:r>
        <w:r w:rsidR="00B56BBE" w:rsidDel="004B17B5">
          <w:delText xml:space="preserve"> and</w:delText>
        </w:r>
        <w:r w:rsidR="00A45B82" w:rsidDel="004B17B5">
          <w:delText xml:space="preserve"> Pakistan </w:delText>
        </w:r>
        <w:r w:rsidR="00B56BBE" w:rsidDel="004B17B5">
          <w:delText xml:space="preserve">but fewer from </w:delText>
        </w:r>
      </w:del>
      <w:r w:rsidR="00A45B82">
        <w:t>Bangladesh</w:t>
      </w:r>
      <w:ins w:id="232" w:author="Longley, Paul" w:date="2023-07-31T15:25:00Z">
        <w:r w:rsidR="004B17B5">
          <w:t>i are notably absent</w:t>
        </w:r>
      </w:ins>
      <w:r w:rsidR="00A45B82">
        <w:t xml:space="preserve">. </w:t>
      </w:r>
      <w:ins w:id="233" w:author="Longley, Paul" w:date="2023-07-31T15:25:00Z">
        <w:r w:rsidR="002336AC">
          <w:t xml:space="preserve">Many </w:t>
        </w:r>
      </w:ins>
      <w:ins w:id="234" w:author="Longley, Paul" w:date="2023-07-31T15:26:00Z">
        <w:r w:rsidR="00883626">
          <w:t xml:space="preserve">are likely to have been </w:t>
        </w:r>
      </w:ins>
      <w:del w:id="235" w:author="Longley, Paul" w:date="2023-07-31T15:27:00Z">
        <w:r w:rsidR="00A45B82" w:rsidDel="00883626">
          <w:delText xml:space="preserve">More residents were </w:delText>
        </w:r>
      </w:del>
      <w:r w:rsidR="00A45B82">
        <w:t>born in the UK</w:t>
      </w:r>
      <w:ins w:id="236" w:author="Longley, Paul" w:date="2023-07-31T15:28:00Z">
        <w:r w:rsidR="002F1F09">
          <w:t xml:space="preserve">, </w:t>
        </w:r>
        <w:r w:rsidR="00102F89">
          <w:t xml:space="preserve">while other more recent migrants </w:t>
        </w:r>
        <w:r w:rsidR="00046435">
          <w:t xml:space="preserve">have </w:t>
        </w:r>
      </w:ins>
      <w:ins w:id="237" w:author="Longley, Paul" w:date="2023-07-31T15:29:00Z">
        <w:r w:rsidR="00046435">
          <w:t>African birthplaces</w:t>
        </w:r>
      </w:ins>
      <w:del w:id="238" w:author="Longley, Paul" w:date="2023-07-31T15:29:00Z">
        <w:r w:rsidR="00B56BBE" w:rsidDel="00223DB5">
          <w:delText xml:space="preserve"> relative to the Super Group, although still under the London average</w:delText>
        </w:r>
      </w:del>
      <w:r w:rsidR="00C2132A">
        <w:t xml:space="preserve">. </w:t>
      </w:r>
      <w:ins w:id="239" w:author="Longley, Paul" w:date="2023-07-31T15:30:00Z">
        <w:r w:rsidR="00696EA5">
          <w:t>S</w:t>
        </w:r>
      </w:ins>
      <w:del w:id="240" w:author="Longley, Paul" w:date="2023-07-31T15:30:00Z">
        <w:r w:rsidR="00C2132A" w:rsidDel="00696EA5">
          <w:delText>Residents are more likely to live in s</w:delText>
        </w:r>
      </w:del>
      <w:r w:rsidR="00C2132A">
        <w:t>emi-detached housing</w:t>
      </w:r>
      <w:ins w:id="241" w:author="Longley, Paul" w:date="2023-07-31T15:32:00Z">
        <w:r w:rsidR="00A73E6F">
          <w:t xml:space="preserve">, much of it owner occupied, prevails in these </w:t>
        </w:r>
      </w:ins>
      <w:del w:id="242" w:author="Longley, Paul" w:date="2023-07-31T15:32:00Z">
        <w:r w:rsidR="00C2132A" w:rsidDel="00A73E6F">
          <w:delText xml:space="preserve"> given the </w:delText>
        </w:r>
      </w:del>
      <w:r w:rsidR="00C2132A">
        <w:t xml:space="preserve">suburban </w:t>
      </w:r>
      <w:ins w:id="243" w:author="Longley, Paul" w:date="2023-07-31T15:32:00Z">
        <w:r w:rsidR="00A73E6F">
          <w:t xml:space="preserve">residential </w:t>
        </w:r>
      </w:ins>
      <w:r w:rsidR="00C2132A">
        <w:t>locations</w:t>
      </w:r>
      <w:del w:id="244" w:author="Longley, Paul" w:date="2023-07-31T15:32:00Z">
        <w:r w:rsidR="00C2132A" w:rsidDel="00A73E6F">
          <w:delText xml:space="preserve"> and are also more likely to be property owners</w:delText>
        </w:r>
        <w:r w:rsidR="00B56BBE" w:rsidDel="00A73E6F">
          <w:delText xml:space="preserve"> relative to the Super Group</w:delText>
        </w:r>
      </w:del>
      <w:r w:rsidR="00C2132A">
        <w:t>.</w:t>
      </w:r>
    </w:p>
    <w:p w14:paraId="58B3994E" w14:textId="77777777" w:rsidR="00A45B82" w:rsidRDefault="00A45B82"/>
    <w:p w14:paraId="77542EE7" w14:textId="6D5C0BC3" w:rsidR="00EF108B" w:rsidRDefault="00075403" w:rsidP="001A4EFD">
      <w:pPr>
        <w:pStyle w:val="Heading2"/>
      </w:pPr>
      <w:r w:rsidRPr="00132F9F">
        <w:rPr>
          <w:b/>
          <w:bCs/>
        </w:rPr>
        <w:lastRenderedPageBreak/>
        <w:t>D:</w:t>
      </w:r>
      <w:r w:rsidR="00132F9F" w:rsidRPr="00132F9F">
        <w:rPr>
          <w:b/>
          <w:bCs/>
        </w:rPr>
        <w:t xml:space="preserve"> </w:t>
      </w:r>
      <w:r w:rsidR="007A368B">
        <w:rPr>
          <w:b/>
          <w:bCs/>
        </w:rPr>
        <w:t>Central</w:t>
      </w:r>
      <w:r w:rsidR="00510C14">
        <w:rPr>
          <w:b/>
          <w:bCs/>
        </w:rPr>
        <w:t xml:space="preserve"> Connected</w:t>
      </w:r>
      <w:r w:rsidR="00132F9F" w:rsidRPr="00132F9F">
        <w:rPr>
          <w:b/>
          <w:bCs/>
        </w:rPr>
        <w:t xml:space="preserve"> </w:t>
      </w:r>
      <w:r w:rsidR="00577377">
        <w:rPr>
          <w:b/>
          <w:bCs/>
        </w:rPr>
        <w:t>Professionals and Managers</w:t>
      </w:r>
      <w:r w:rsidR="00132F9F">
        <w:t>: Th</w:t>
      </w:r>
      <w:r w:rsidR="00510C14">
        <w:t>ese Central</w:t>
      </w:r>
      <w:r w:rsidR="00132F9F">
        <w:t xml:space="preserve"> London neighbourhood</w:t>
      </w:r>
      <w:ins w:id="245" w:author="Longley, Paul" w:date="2023-07-31T15:33:00Z">
        <w:r w:rsidR="00E6719D">
          <w:t>s</w:t>
        </w:r>
      </w:ins>
      <w:r w:rsidR="00132F9F">
        <w:t xml:space="preserve"> </w:t>
      </w:r>
      <w:r w:rsidR="00AB6916">
        <w:t xml:space="preserve">are home for </w:t>
      </w:r>
      <w:r w:rsidR="00132F9F">
        <w:t>a blend of young, educated professionals from diverse backgrounds.</w:t>
      </w:r>
      <w:r w:rsidR="00812F2C">
        <w:t xml:space="preserve"> Residents are of prime working age and typically live in </w:t>
      </w:r>
      <w:r w:rsidR="004F1A06">
        <w:t xml:space="preserve">privately rented </w:t>
      </w:r>
      <w:r w:rsidR="00812F2C">
        <w:t xml:space="preserve">flats, some of them </w:t>
      </w:r>
      <w:r w:rsidR="00D63E61">
        <w:t>crowded.</w:t>
      </w:r>
    </w:p>
    <w:p w14:paraId="73985DEF" w14:textId="4C4F5DF5" w:rsidR="00EF108B" w:rsidRDefault="00BD0545" w:rsidP="00EF108B">
      <w:r>
        <w:rPr>
          <w:noProof/>
        </w:rPr>
        <w:drawing>
          <wp:anchor distT="0" distB="0" distL="114300" distR="114300" simplePos="0" relativeHeight="251661312" behindDoc="0" locked="0" layoutInCell="1" allowOverlap="1" wp14:anchorId="2295AF9D" wp14:editId="343F33B1">
            <wp:simplePos x="0" y="0"/>
            <wp:positionH relativeFrom="column">
              <wp:posOffset>0</wp:posOffset>
            </wp:positionH>
            <wp:positionV relativeFrom="paragraph">
              <wp:posOffset>-2003</wp:posOffset>
            </wp:positionV>
            <wp:extent cx="2840857" cy="2121877"/>
            <wp:effectExtent l="0" t="0" r="0" b="0"/>
            <wp:wrapSquare wrapText="bothSides"/>
            <wp:docPr id="3616293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0857" cy="2121877"/>
                    </a:xfrm>
                    <a:prstGeom prst="rect">
                      <a:avLst/>
                    </a:prstGeom>
                    <a:noFill/>
                    <a:ln>
                      <a:noFill/>
                    </a:ln>
                  </pic:spPr>
                </pic:pic>
              </a:graphicData>
            </a:graphic>
          </wp:anchor>
        </w:drawing>
      </w:r>
      <w:r w:rsidR="001A7937">
        <w:t>Adult r</w:t>
      </w:r>
      <w:r w:rsidR="00DC607A">
        <w:t xml:space="preserve">esidents of these </w:t>
      </w:r>
      <w:r w:rsidR="00432800">
        <w:t>neighbourhood</w:t>
      </w:r>
      <w:r w:rsidR="00DC607A">
        <w:t>s are</w:t>
      </w:r>
      <w:r w:rsidR="001A7937">
        <w:t xml:space="preserve"> typically</w:t>
      </w:r>
      <w:r w:rsidR="00EF108B">
        <w:t xml:space="preserve"> aged 25 to 44, </w:t>
      </w:r>
      <w:r w:rsidR="00B056AF">
        <w:t xml:space="preserve">working full-time in professional, managerial </w:t>
      </w:r>
      <w:r w:rsidR="00D81272">
        <w:t xml:space="preserve">or associate professional occupations. There are few </w:t>
      </w:r>
      <w:r w:rsidR="00EF108B">
        <w:t xml:space="preserve">families with </w:t>
      </w:r>
      <w:r w:rsidR="00AA2AD1">
        <w:t xml:space="preserve">dependent </w:t>
      </w:r>
      <w:r w:rsidR="00EF108B">
        <w:t>children.</w:t>
      </w:r>
    </w:p>
    <w:p w14:paraId="377884FC" w14:textId="231CED20" w:rsidR="004D724B" w:rsidRDefault="00743E05" w:rsidP="00EF108B">
      <w:r>
        <w:t>Th</w:t>
      </w:r>
      <w:r w:rsidR="00C0315E">
        <w:t>e</w:t>
      </w:r>
      <w:r w:rsidR="00EF108B">
        <w:t xml:space="preserve"> </w:t>
      </w:r>
      <w:r w:rsidR="003D0664">
        <w:t xml:space="preserve">predominantly </w:t>
      </w:r>
      <w:r w:rsidR="00C0315E">
        <w:t xml:space="preserve">Inner London </w:t>
      </w:r>
      <w:r w:rsidR="005F7737">
        <w:t>neighbourhood</w:t>
      </w:r>
      <w:r w:rsidR="00C0315E">
        <w:t>s</w:t>
      </w:r>
      <w:r>
        <w:t xml:space="preserve"> ha</w:t>
      </w:r>
      <w:r w:rsidR="00D50B5E">
        <w:t>ve</w:t>
      </w:r>
      <w:r>
        <w:t xml:space="preserve"> an </w:t>
      </w:r>
      <w:r w:rsidR="00EF108B">
        <w:t>international character</w:t>
      </w:r>
      <w:r w:rsidR="00874F63">
        <w:t xml:space="preserve">, including many </w:t>
      </w:r>
      <w:r w:rsidR="00EF108B">
        <w:t xml:space="preserve">residents born </w:t>
      </w:r>
      <w:r w:rsidR="00724435">
        <w:t xml:space="preserve">elsewhere in Europe alongside </w:t>
      </w:r>
      <w:ins w:id="246" w:author="Alex Singleton" w:date="2023-07-30T12:46:00Z">
        <w:r w:rsidR="00DF5870">
          <w:t xml:space="preserve">high numbers of </w:t>
        </w:r>
      </w:ins>
      <w:r w:rsidR="0097464E">
        <w:t>individuals identifying as</w:t>
      </w:r>
      <w:r w:rsidR="00C9570C">
        <w:t xml:space="preserve"> of</w:t>
      </w:r>
      <w:r w:rsidR="0097464E">
        <w:t xml:space="preserve"> </w:t>
      </w:r>
      <w:r w:rsidR="00EF108B">
        <w:t>Chinese</w:t>
      </w:r>
      <w:ins w:id="247" w:author="Longley, Paul" w:date="2023-07-31T15:34:00Z">
        <w:r w:rsidR="00E6719D">
          <w:t xml:space="preserve"> ethnicity</w:t>
        </w:r>
      </w:ins>
      <w:del w:id="248" w:author="Alex Singleton" w:date="2023-07-30T12:46:00Z">
        <w:r w:rsidR="00F14694" w:rsidDel="00DF5870">
          <w:delText>, Indian</w:delText>
        </w:r>
        <w:r w:rsidR="00C9570C" w:rsidDel="00DF5870">
          <w:delText xml:space="preserve">, Other Asian or mixed ethnicity </w:delText>
        </w:r>
        <w:r w:rsidR="00AE4AE3" w:rsidDel="00DF5870">
          <w:delText>heritage</w:delText>
        </w:r>
      </w:del>
      <w:r w:rsidR="00EF108B">
        <w:t>.</w:t>
      </w:r>
      <w:r w:rsidR="00FE165E">
        <w:t xml:space="preserve"> </w:t>
      </w:r>
      <w:r w:rsidR="00831EDE">
        <w:t xml:space="preserve">Many individuals are </w:t>
      </w:r>
      <w:r w:rsidR="0035168D">
        <w:t>never married</w:t>
      </w:r>
      <w:r w:rsidR="00831EDE">
        <w:t>, childless</w:t>
      </w:r>
      <w:r w:rsidR="0042068F">
        <w:t xml:space="preserve"> and/or living alone. </w:t>
      </w:r>
    </w:p>
    <w:p w14:paraId="3536008F" w14:textId="50958B43" w:rsidR="00EF108B" w:rsidRDefault="00FF18D4" w:rsidP="00EF108B">
      <w:r>
        <w:t>Above average numbers of individuals</w:t>
      </w:r>
      <w:r w:rsidR="008F0E1B">
        <w:t>, likely to be full-time students,</w:t>
      </w:r>
      <w:r>
        <w:t xml:space="preserve"> live in communal establishments</w:t>
      </w:r>
      <w:r w:rsidR="008F0E1B">
        <w:t xml:space="preserve">. </w:t>
      </w:r>
      <w:r w:rsidR="00B17DBA">
        <w:t xml:space="preserve">Elsewhere, </w:t>
      </w:r>
      <w:r w:rsidR="001F04C6">
        <w:t xml:space="preserve">privately rented flats are the dominant housing type. </w:t>
      </w:r>
    </w:p>
    <w:p w14:paraId="33A2D5A4" w14:textId="067ED7E1" w:rsidR="007918CA" w:rsidRDefault="004D724B" w:rsidP="00EF108B">
      <w:r>
        <w:t>Residents of these areas are</w:t>
      </w:r>
      <w:r w:rsidR="00EF108B">
        <w:t xml:space="preserve"> well-qualified, with a significant number holding Level 4 or above qualifications. </w:t>
      </w:r>
      <w:r w:rsidR="00F13EDD">
        <w:t xml:space="preserve">There is a correspondingly high level of individuals employed full-time in </w:t>
      </w:r>
      <w:r w:rsidR="002B76EE">
        <w:t>professional, managerial and associate</w:t>
      </w:r>
      <w:ins w:id="249" w:author="Longley, Paul" w:date="2023-07-31T15:34:00Z">
        <w:r w:rsidR="00E6719D">
          <w:t>d</w:t>
        </w:r>
      </w:ins>
      <w:r w:rsidR="002B76EE">
        <w:t xml:space="preserve"> professional </w:t>
      </w:r>
      <w:r w:rsidR="00B028D3">
        <w:t xml:space="preserve">or technical </w:t>
      </w:r>
      <w:r w:rsidR="002B76EE">
        <w:t>occupations</w:t>
      </w:r>
      <w:r w:rsidR="00EF108B">
        <w:t xml:space="preserve">. </w:t>
      </w:r>
      <w:r w:rsidR="009A4F54">
        <w:t xml:space="preserve">Employing </w:t>
      </w:r>
      <w:r w:rsidR="00EF108B">
        <w:t>industr</w:t>
      </w:r>
      <w:r w:rsidR="009A4F54">
        <w:t>ies</w:t>
      </w:r>
      <w:r w:rsidR="008021A7">
        <w:t xml:space="preserve"> </w:t>
      </w:r>
      <w:r w:rsidR="00D23A99">
        <w:t>are financial</w:t>
      </w:r>
      <w:r w:rsidR="00EF108B">
        <w:t>, real estate, professional, administrati</w:t>
      </w:r>
      <w:r w:rsidR="008021A7">
        <w:t>on</w:t>
      </w:r>
      <w:r w:rsidR="00EF108B">
        <w:t>, and, to a lesser degree, transport and communication</w:t>
      </w:r>
      <w:r w:rsidR="00AC00B8">
        <w:t>s</w:t>
      </w:r>
      <w:r w:rsidR="00EF108B">
        <w:t>.</w:t>
      </w:r>
      <w:r w:rsidR="00AC00B8">
        <w:t xml:space="preserve"> Unemployment is </w:t>
      </w:r>
      <w:r w:rsidR="007C6F6E">
        <w:t>uncommon.</w:t>
      </w:r>
    </w:p>
    <w:p w14:paraId="32F2EF5F" w14:textId="53551EA8" w:rsidR="00FE6433" w:rsidRDefault="00FE6433" w:rsidP="00C10937">
      <w:pPr>
        <w:pStyle w:val="Heading3"/>
      </w:pPr>
      <w:r>
        <w:t>D1:</w:t>
      </w:r>
      <w:r w:rsidR="000D6401">
        <w:t xml:space="preserve"> </w:t>
      </w:r>
      <w:r w:rsidR="00374B53">
        <w:t>White Collar Support Workers</w:t>
      </w:r>
    </w:p>
    <w:p w14:paraId="057E54AF" w14:textId="3AFB9E58" w:rsidR="00FE6433" w:rsidRDefault="000D6401" w:rsidP="00EF108B">
      <w:r>
        <w:t xml:space="preserve">Scattered throughout </w:t>
      </w:r>
      <w:ins w:id="250" w:author="Longley, Paul" w:date="2023-07-31T15:47:00Z">
        <w:r w:rsidR="00663614">
          <w:t>I</w:t>
        </w:r>
      </w:ins>
      <w:del w:id="251" w:author="Longley, Paul" w:date="2023-07-31T15:47:00Z">
        <w:r w:rsidDel="00663614">
          <w:delText>i</w:delText>
        </w:r>
      </w:del>
      <w:r>
        <w:t xml:space="preserve">nner London, these areas </w:t>
      </w:r>
      <w:ins w:id="252" w:author="Longley, Paul" w:date="2023-07-31T15:47:00Z">
        <w:r w:rsidR="005F3D95">
          <w:t xml:space="preserve">house relatively </w:t>
        </w:r>
      </w:ins>
      <w:del w:id="253" w:author="Longley, Paul" w:date="2023-07-31T15:48:00Z">
        <w:r w:rsidDel="005F3D95">
          <w:delText xml:space="preserve">contain </w:delText>
        </w:r>
      </w:del>
      <w:r>
        <w:t>few</w:t>
      </w:r>
      <w:del w:id="254" w:author="Longley, Paul" w:date="2023-07-31T15:48:00Z">
        <w:r w:rsidDel="005F3D95">
          <w:delText>er</w:delText>
        </w:r>
      </w:del>
      <w:r>
        <w:t xml:space="preserve"> workers in </w:t>
      </w:r>
      <w:r w:rsidR="00C10937">
        <w:t>the most</w:t>
      </w:r>
      <w:r>
        <w:t xml:space="preserve"> senior roles </w:t>
      </w:r>
      <w:r w:rsidR="00A5129A">
        <w:t>within</w:t>
      </w:r>
      <w:r>
        <w:t xml:space="preserve"> organisation</w:t>
      </w:r>
      <w:r w:rsidR="00A5129A">
        <w:t>s</w:t>
      </w:r>
      <w:r>
        <w:t xml:space="preserve">, </w:t>
      </w:r>
      <w:ins w:id="255" w:author="Longley, Paul" w:date="2023-07-31T15:53:00Z">
        <w:r w:rsidR="00C33139">
          <w:t>and greater</w:t>
        </w:r>
        <w:r w:rsidR="00401280">
          <w:t xml:space="preserve"> prevalence of </w:t>
        </w:r>
      </w:ins>
      <w:del w:id="256" w:author="Longley, Paul" w:date="2023-07-31T15:53:00Z">
        <w:r w:rsidDel="00401280">
          <w:delText xml:space="preserve">with higher rates working in </w:delText>
        </w:r>
      </w:del>
      <w:r>
        <w:t xml:space="preserve">administrative </w:t>
      </w:r>
      <w:ins w:id="257" w:author="Longley, Paul" w:date="2023-07-31T15:54:00Z">
        <w:r w:rsidR="006F7EEF">
          <w:t>roles</w:t>
        </w:r>
      </w:ins>
      <w:del w:id="258" w:author="Longley, Paul" w:date="2023-07-31T15:54:00Z">
        <w:r w:rsidDel="006F7EEF">
          <w:delText>functions</w:delText>
        </w:r>
      </w:del>
      <w:r w:rsidR="00C10937">
        <w:t xml:space="preserve"> relative to the Super</w:t>
      </w:r>
      <w:ins w:id="259" w:author="Longley, Paul" w:date="2023-07-31T15:54:00Z">
        <w:r w:rsidR="006F7EEF">
          <w:t>g</w:t>
        </w:r>
      </w:ins>
      <w:del w:id="260" w:author="Longley, Paul" w:date="2023-07-31T15:54:00Z">
        <w:r w:rsidR="00C10937" w:rsidDel="006F7EEF">
          <w:delText xml:space="preserve"> G</w:delText>
        </w:r>
      </w:del>
      <w:r w:rsidR="00C10937">
        <w:t>roup</w:t>
      </w:r>
      <w:ins w:id="261" w:author="Longley, Paul" w:date="2023-07-31T15:54:00Z">
        <w:r w:rsidR="006F7EEF">
          <w:t xml:space="preserve"> mean</w:t>
        </w:r>
      </w:ins>
      <w:r>
        <w:t xml:space="preserve">. Residents </w:t>
      </w:r>
      <w:del w:id="262" w:author="Longley, Paul" w:date="2023-07-31T15:54:00Z">
        <w:r w:rsidDel="00405A4A">
          <w:delText xml:space="preserve">in these areas </w:delText>
        </w:r>
      </w:del>
      <w:r>
        <w:t>are</w:t>
      </w:r>
      <w:del w:id="263" w:author="Longley, Paul" w:date="2023-07-31T15:54:00Z">
        <w:r w:rsidDel="00405A4A">
          <w:delText xml:space="preserve"> </w:delText>
        </w:r>
        <w:r w:rsidR="00C10937" w:rsidDel="00405A4A">
          <w:delText>also</w:delText>
        </w:r>
      </w:del>
      <w:r w:rsidR="00C10937">
        <w:t xml:space="preserve"> </w:t>
      </w:r>
      <w:r>
        <w:t xml:space="preserve">less likely to be of Chinese ethnicity and </w:t>
      </w:r>
      <w:del w:id="264" w:author="Longley, Paul" w:date="2023-07-31T15:55:00Z">
        <w:r w:rsidDel="0087587E">
          <w:delText xml:space="preserve">there </w:delText>
        </w:r>
      </w:del>
      <w:r>
        <w:t xml:space="preserve">are </w:t>
      </w:r>
      <w:ins w:id="265" w:author="Longley, Paul" w:date="2023-07-31T15:55:00Z">
        <w:r w:rsidR="0087587E">
          <w:t xml:space="preserve">more likely to have been </w:t>
        </w:r>
      </w:ins>
      <w:del w:id="266" w:author="Longley, Paul" w:date="2023-07-31T15:55:00Z">
        <w:r w:rsidDel="0087587E">
          <w:delText xml:space="preserve">increased rates of those </w:delText>
        </w:r>
      </w:del>
      <w:r>
        <w:t xml:space="preserve">born in Africa. </w:t>
      </w:r>
      <w:r w:rsidR="00A5129A">
        <w:t>Relative to the Super</w:t>
      </w:r>
      <w:ins w:id="267" w:author="Longley, Paul" w:date="2023-07-31T15:56:00Z">
        <w:r w:rsidR="00B15CF3">
          <w:t>g</w:t>
        </w:r>
      </w:ins>
      <w:del w:id="268" w:author="Longley, Paul" w:date="2023-07-31T15:56:00Z">
        <w:r w:rsidR="00A5129A" w:rsidDel="00B15CF3">
          <w:delText xml:space="preserve"> G</w:delText>
        </w:r>
      </w:del>
      <w:r w:rsidR="00A5129A">
        <w:t>roup</w:t>
      </w:r>
      <w:ins w:id="269" w:author="Longley, Paul" w:date="2023-07-31T15:56:00Z">
        <w:r w:rsidR="00B15CF3">
          <w:t xml:space="preserve"> average</w:t>
        </w:r>
      </w:ins>
      <w:r w:rsidR="00A5129A">
        <w:t xml:space="preserve">, </w:t>
      </w:r>
      <w:ins w:id="270" w:author="Longley, Paul" w:date="2023-07-31T15:56:00Z">
        <w:r w:rsidR="00B15CF3">
          <w:t>residents are</w:t>
        </w:r>
      </w:ins>
      <w:del w:id="271" w:author="Longley, Paul" w:date="2023-07-31T15:56:00Z">
        <w:r w:rsidR="00A5129A" w:rsidDel="00B15CF3">
          <w:delText>t</w:delText>
        </w:r>
        <w:r w:rsidR="00C10937" w:rsidDel="00B15CF3">
          <w:delText xml:space="preserve">hese </w:delText>
        </w:r>
        <w:r w:rsidDel="00B15CF3">
          <w:delText>areas</w:delText>
        </w:r>
      </w:del>
      <w:r>
        <w:t xml:space="preserve"> also </w:t>
      </w:r>
      <w:ins w:id="272" w:author="Longley, Paul" w:date="2023-07-31T15:56:00Z">
        <w:r w:rsidR="00B74E1D">
          <w:t xml:space="preserve">more likely to live in </w:t>
        </w:r>
      </w:ins>
      <w:del w:id="273" w:author="Longley, Paul" w:date="2023-07-31T15:57:00Z">
        <w:r w:rsidDel="00B74E1D">
          <w:delText xml:space="preserve">have higher rates of </w:delText>
        </w:r>
      </w:del>
      <w:r>
        <w:t>social</w:t>
      </w:r>
      <w:ins w:id="274" w:author="Longley, Paul" w:date="2023-07-31T15:57:00Z">
        <w:r w:rsidR="003E7749">
          <w:t xml:space="preserve"> </w:t>
        </w:r>
        <w:r w:rsidR="00B74E1D">
          <w:t>housing</w:t>
        </w:r>
      </w:ins>
      <w:del w:id="275" w:author="Longley, Paul" w:date="2023-07-31T15:57:00Z">
        <w:r w:rsidDel="00B74E1D">
          <w:delText xml:space="preserve">ly rented </w:delText>
        </w:r>
        <w:r w:rsidR="00A5129A" w:rsidDel="00B74E1D">
          <w:delText>accommodation</w:delText>
        </w:r>
      </w:del>
      <w:r w:rsidR="00A5129A">
        <w:t xml:space="preserve"> and</w:t>
      </w:r>
      <w:r>
        <w:t xml:space="preserve"> live in </w:t>
      </w:r>
      <w:del w:id="276" w:author="Longley, Paul" w:date="2023-07-31T15:57:00Z">
        <w:r w:rsidDel="003E7749">
          <w:delText xml:space="preserve">more </w:delText>
        </w:r>
      </w:del>
      <w:r>
        <w:t>overcrowded conditions</w:t>
      </w:r>
      <w:del w:id="277" w:author="Longley, Paul" w:date="2023-07-31T15:58:00Z">
        <w:r w:rsidR="00A5129A" w:rsidDel="00C2104B">
          <w:delText>, although both under the London average</w:delText>
        </w:r>
      </w:del>
      <w:r w:rsidR="00A5129A">
        <w:t>.</w:t>
      </w:r>
    </w:p>
    <w:p w14:paraId="00BFC3F3" w14:textId="1E378C22" w:rsidR="00FE6433" w:rsidRDefault="00FE6433" w:rsidP="007966AC">
      <w:pPr>
        <w:pStyle w:val="Heading3"/>
      </w:pPr>
      <w:r>
        <w:t>D2:</w:t>
      </w:r>
      <w:r w:rsidR="007164B1">
        <w:t xml:space="preserve"> </w:t>
      </w:r>
      <w:r w:rsidR="00FE647B">
        <w:t>Central</w:t>
      </w:r>
      <w:r w:rsidR="007164B1">
        <w:t xml:space="preserve"> </w:t>
      </w:r>
      <w:r w:rsidR="00595C4E">
        <w:t>and City</w:t>
      </w:r>
    </w:p>
    <w:p w14:paraId="0A21920F" w14:textId="5DF31CB4" w:rsidR="007164B1" w:rsidRDefault="002B0D00" w:rsidP="007164B1">
      <w:ins w:id="278" w:author="Longley, Paul" w:date="2023-07-31T16:02:00Z">
        <w:r>
          <w:t>Residents live in high density central locations</w:t>
        </w:r>
        <w:r w:rsidR="00682430">
          <w:t xml:space="preserve"> characterised by high levels of residential turnover</w:t>
        </w:r>
      </w:ins>
      <w:ins w:id="279" w:author="Longley, Paul" w:date="2023-07-31T16:03:00Z">
        <w:r w:rsidR="00682430">
          <w:t xml:space="preserve">. Few children are in evidence </w:t>
        </w:r>
      </w:ins>
      <w:ins w:id="280" w:author="Longley, Paul" w:date="2023-07-31T16:06:00Z">
        <w:r w:rsidR="00E3593D">
          <w:t xml:space="preserve">Few </w:t>
        </w:r>
        <w:r w:rsidR="00DC3DDF">
          <w:t xml:space="preserve">individuals experience ill health, with many in full-time employment or </w:t>
        </w:r>
      </w:ins>
      <w:ins w:id="281" w:author="Longley, Paul" w:date="2023-07-31T16:07:00Z">
        <w:r w:rsidR="00390D2F">
          <w:t xml:space="preserve">study. </w:t>
        </w:r>
        <w:r w:rsidR="00DB0D4E">
          <w:t xml:space="preserve">Levels of separation or divorce are </w:t>
        </w:r>
        <w:del w:id="282" w:author="Alex Singleton" w:date="2023-08-02T14:39:00Z">
          <w:r w:rsidR="00DB0D4E" w:rsidDel="00382F80">
            <w:delText>high</w:delText>
          </w:r>
        </w:del>
      </w:ins>
      <w:ins w:id="283" w:author="Alex Singleton" w:date="2023-08-02T14:39:00Z">
        <w:r w:rsidR="00382F80">
          <w:t>low</w:t>
        </w:r>
      </w:ins>
      <w:ins w:id="284" w:author="Longley, Paul" w:date="2023-07-31T16:07:00Z">
        <w:r w:rsidR="00DB0D4E">
          <w:t xml:space="preserve"> relative the</w:t>
        </w:r>
      </w:ins>
      <w:ins w:id="285" w:author="Longley, Paul" w:date="2023-07-31T16:08:00Z">
        <w:r w:rsidR="00DB0D4E">
          <w:t xml:space="preserve"> Supergroup average. </w:t>
        </w:r>
      </w:ins>
      <w:ins w:id="286" w:author="Longley, Paul" w:date="2023-07-31T16:09:00Z">
        <w:r w:rsidR="0055378A">
          <w:t xml:space="preserve">The workforce is </w:t>
        </w:r>
      </w:ins>
      <w:ins w:id="287" w:author="Longley, Paul" w:date="2023-07-31T16:10:00Z">
        <w:r w:rsidR="00F5748D">
          <w:t xml:space="preserve">well-educated but not in the </w:t>
        </w:r>
        <w:proofErr w:type="gramStart"/>
        <w:r w:rsidR="00F5748D">
          <w:t>top flight</w:t>
        </w:r>
        <w:proofErr w:type="gramEnd"/>
        <w:r w:rsidR="00F5748D">
          <w:t xml:space="preserve"> of managerial </w:t>
        </w:r>
      </w:ins>
      <w:ins w:id="288" w:author="Longley, Paul" w:date="2023-07-31T16:11:00Z">
        <w:r w:rsidR="00F5748D">
          <w:t xml:space="preserve">occupations. </w:t>
        </w:r>
      </w:ins>
      <w:ins w:id="289" w:author="Longley, Paul" w:date="2023-07-31T16:12:00Z">
        <w:r w:rsidR="00194386">
          <w:t xml:space="preserve">Levels of affiliation to non-Christian religions </w:t>
        </w:r>
        <w:r w:rsidR="007E72D3">
          <w:t xml:space="preserve">are high. </w:t>
        </w:r>
      </w:ins>
      <w:del w:id="290" w:author="Longley, Paul" w:date="2023-07-31T16:13:00Z">
        <w:r w:rsidR="007164B1" w:rsidDel="007E72D3">
          <w:delText>Relative to the Super Group, residents of these areas are more likely to be</w:delText>
        </w:r>
        <w:r w:rsidR="00374B53" w:rsidDel="007E72D3">
          <w:delText xml:space="preserve"> separated or divorced</w:delText>
        </w:r>
        <w:r w:rsidR="007164B1" w:rsidDel="007E72D3">
          <w:delText>, be in full time work</w:delText>
        </w:r>
        <w:r w:rsidR="001F0713" w:rsidDel="007E72D3">
          <w:delText xml:space="preserve"> and with better health</w:delText>
        </w:r>
        <w:r w:rsidR="007164B1" w:rsidDel="007E72D3">
          <w:delText xml:space="preserve">, however fewer </w:delText>
        </w:r>
        <w:r w:rsidR="001F0713" w:rsidDel="007E72D3">
          <w:delText>work in</w:delText>
        </w:r>
        <w:r w:rsidR="007164B1" w:rsidDel="007E72D3">
          <w:delText xml:space="preserve"> the most senior roles in organisations. Given the central location there are also more </w:delText>
        </w:r>
        <w:r w:rsidR="00FE647B" w:rsidDel="007E72D3">
          <w:delText>full-time</w:delText>
        </w:r>
        <w:r w:rsidR="007164B1" w:rsidDel="007E72D3">
          <w:delText xml:space="preserve"> students present, and few households with children. There are higher rates of other religions in these areas, and Christian denominations less prevalent. </w:delText>
        </w:r>
      </w:del>
    </w:p>
    <w:p w14:paraId="6918855E" w14:textId="407E042A" w:rsidR="00FE6433" w:rsidRDefault="00FE6433" w:rsidP="001F0713">
      <w:pPr>
        <w:pStyle w:val="Heading3"/>
      </w:pPr>
      <w:r>
        <w:t>D3:</w:t>
      </w:r>
      <w:r w:rsidR="001F0713">
        <w:t xml:space="preserve"> </w:t>
      </w:r>
      <w:r w:rsidR="00913848">
        <w:t>Senior</w:t>
      </w:r>
      <w:r w:rsidR="001F0713">
        <w:t xml:space="preserve"> Professionals</w:t>
      </w:r>
    </w:p>
    <w:p w14:paraId="6E900782" w14:textId="43F88A2E" w:rsidR="001F0713" w:rsidRDefault="001F0713" w:rsidP="001A001A">
      <w:r>
        <w:t xml:space="preserve">These </w:t>
      </w:r>
      <w:r w:rsidR="001A001A">
        <w:t xml:space="preserve">very central locations </w:t>
      </w:r>
      <w:ins w:id="291" w:author="Longley, Paul" w:date="2023-07-31T16:16:00Z">
        <w:r w:rsidR="008533E2">
          <w:t xml:space="preserve">house residents </w:t>
        </w:r>
      </w:ins>
      <w:del w:id="292" w:author="Longley, Paul" w:date="2023-07-31T16:17:00Z">
        <w:r w:rsidR="001A001A" w:rsidDel="008533E2">
          <w:delText xml:space="preserve">have </w:delText>
        </w:r>
        <w:r w:rsidR="00913848" w:rsidDel="008533E2">
          <w:delText xml:space="preserve">moderately more </w:delText>
        </w:r>
      </w:del>
      <w:del w:id="293" w:author="Alex Singleton" w:date="2023-08-02T14:40:00Z">
        <w:r w:rsidR="001A001A" w:rsidDel="00382F80">
          <w:delText xml:space="preserve">residents </w:delText>
        </w:r>
      </w:del>
      <w:r w:rsidR="00913848">
        <w:t>who</w:t>
      </w:r>
      <w:ins w:id="294" w:author="Longley, Paul" w:date="2023-07-31T16:17:00Z">
        <w:r w:rsidR="00F40EDB">
          <w:t xml:space="preserve">se ages are </w:t>
        </w:r>
        <w:r w:rsidR="00C1294D">
          <w:t>more skewed towards older age cohorts</w:t>
        </w:r>
      </w:ins>
      <w:ins w:id="295" w:author="Longley, Paul" w:date="2023-07-31T16:18:00Z">
        <w:r w:rsidR="00C1294D">
          <w:t xml:space="preserve"> than elsewhere in the </w:t>
        </w:r>
      </w:ins>
      <w:del w:id="296" w:author="Longley, Paul" w:date="2023-07-31T16:18:00Z">
        <w:r w:rsidR="00913848" w:rsidDel="00C1294D">
          <w:delText xml:space="preserve"> are </w:delText>
        </w:r>
        <w:r w:rsidR="001A001A" w:rsidDel="00C1294D">
          <w:delText xml:space="preserve">middle </w:delText>
        </w:r>
        <w:r w:rsidR="00913848" w:rsidDel="00C1294D">
          <w:delText xml:space="preserve">or at retirement age than the </w:delText>
        </w:r>
      </w:del>
      <w:r w:rsidR="00913848">
        <w:t>Super</w:t>
      </w:r>
      <w:ins w:id="297" w:author="Longley, Paul" w:date="2023-07-31T16:18:00Z">
        <w:r w:rsidR="00C1294D">
          <w:t>g</w:t>
        </w:r>
      </w:ins>
      <w:del w:id="298" w:author="Longley, Paul" w:date="2023-07-31T16:18:00Z">
        <w:r w:rsidR="00913848" w:rsidDel="00C1294D">
          <w:delText xml:space="preserve"> G</w:delText>
        </w:r>
      </w:del>
      <w:r w:rsidR="00913848">
        <w:t>roup</w:t>
      </w:r>
      <w:ins w:id="299" w:author="Longley, Paul" w:date="2023-07-31T16:19:00Z">
        <w:r w:rsidR="002C50C8">
          <w:t xml:space="preserve">. Few households have young </w:t>
        </w:r>
        <w:r w:rsidR="00895418">
          <w:t>chi</w:t>
        </w:r>
      </w:ins>
      <w:ins w:id="300" w:author="Longley, Paul" w:date="2023-07-31T16:20:00Z">
        <w:r w:rsidR="00895418">
          <w:t xml:space="preserve">ldren. </w:t>
        </w:r>
      </w:ins>
      <w:ins w:id="301" w:author="Longley, Paul" w:date="2023-07-31T16:21:00Z">
        <w:r w:rsidR="00523DF9">
          <w:t>Rates of illness are low</w:t>
        </w:r>
        <w:r w:rsidR="00443627">
          <w:t xml:space="preserve">. White </w:t>
        </w:r>
      </w:ins>
      <w:ins w:id="302" w:author="Longley, Paul" w:date="2023-07-31T16:22:00Z">
        <w:r w:rsidR="000E09E4">
          <w:t xml:space="preserve">and Chinese </w:t>
        </w:r>
      </w:ins>
      <w:ins w:id="303" w:author="Longley, Paul" w:date="2023-07-31T16:21:00Z">
        <w:r w:rsidR="00443627">
          <w:t>ethnicities are common</w:t>
        </w:r>
        <w:r w:rsidR="000E09E4">
          <w:t xml:space="preserve">, and Indian ethnicity rare compared to the Supergroup mean. </w:t>
        </w:r>
      </w:ins>
      <w:del w:id="304" w:author="Longley, Paul" w:date="2023-07-31T16:20:00Z">
        <w:r w:rsidR="00913848" w:rsidDel="00895418">
          <w:delText>, around the London average,</w:delText>
        </w:r>
        <w:r w:rsidR="001A001A" w:rsidDel="00895418">
          <w:delText xml:space="preserve"> with few</w:delText>
        </w:r>
        <w:r w:rsidR="00913848" w:rsidDel="00895418">
          <w:delText>er</w:delText>
        </w:r>
        <w:r w:rsidR="001A001A" w:rsidDel="00895418">
          <w:delText xml:space="preserve"> very young </w:delText>
        </w:r>
        <w:r w:rsidR="00913848" w:rsidDel="00895418">
          <w:delText xml:space="preserve">or households with no </w:delText>
        </w:r>
        <w:r w:rsidR="001A001A" w:rsidDel="00895418">
          <w:delText xml:space="preserve">children. </w:delText>
        </w:r>
      </w:del>
      <w:del w:id="305" w:author="Longley, Paul" w:date="2023-07-31T16:22:00Z">
        <w:r w:rsidR="001A001A" w:rsidDel="00A30DB0">
          <w:delText xml:space="preserve">They tend to have moderately better health, and are more likely to be married. These areas tend to be less diverse, with more </w:delText>
        </w:r>
        <w:r w:rsidR="00913848" w:rsidDel="00A30DB0">
          <w:delText>W</w:delText>
        </w:r>
        <w:r w:rsidR="001A001A" w:rsidDel="00A30DB0">
          <w:delText>hite and less Indian</w:delText>
        </w:r>
        <w:r w:rsidR="00913848" w:rsidDel="00A30DB0">
          <w:delText xml:space="preserve"> and Chinese</w:delText>
        </w:r>
        <w:r w:rsidR="001A001A" w:rsidDel="00A30DB0">
          <w:delText xml:space="preserve"> ethnic groups relative to the Super Group</w:delText>
        </w:r>
        <w:r w:rsidR="00913848" w:rsidDel="00A30DB0">
          <w:delText>, although Chinese an over represented characteristic of these areas</w:delText>
        </w:r>
        <w:r w:rsidR="001A001A" w:rsidDel="00A30DB0">
          <w:delText xml:space="preserve">. </w:delText>
        </w:r>
      </w:del>
      <w:r w:rsidR="001A001A">
        <w:t xml:space="preserve">Property tends not to be overcrowded, </w:t>
      </w:r>
      <w:ins w:id="306" w:author="Longley, Paul" w:date="2023-07-31T16:23:00Z">
        <w:r w:rsidR="00356BE0">
          <w:t>despite the central</w:t>
        </w:r>
      </w:ins>
      <w:ins w:id="307" w:author="Longley, Paul" w:date="2023-07-31T16:24:00Z">
        <w:r w:rsidR="00356BE0">
          <w:t>ity of neighbourhoods</w:t>
        </w:r>
        <w:r w:rsidR="00E80D0B">
          <w:t xml:space="preserve"> and</w:t>
        </w:r>
      </w:ins>
      <w:del w:id="308" w:author="Longley, Paul" w:date="2023-07-31T16:24:00Z">
        <w:r w:rsidR="001A001A" w:rsidDel="00E80D0B">
          <w:delText>and given the central location</w:delText>
        </w:r>
      </w:del>
      <w:r w:rsidR="001A001A">
        <w:t xml:space="preserve"> there are more communal establishments </w:t>
      </w:r>
      <w:ins w:id="309" w:author="Longley, Paul" w:date="2023-07-31T16:24:00Z">
        <w:r w:rsidR="00E80D0B">
          <w:t xml:space="preserve">than elsewhere in the </w:t>
        </w:r>
      </w:ins>
      <w:del w:id="310" w:author="Longley, Paul" w:date="2023-07-31T16:24:00Z">
        <w:r w:rsidR="001A001A" w:rsidDel="00E80D0B">
          <w:delText xml:space="preserve">relative to the </w:delText>
        </w:r>
      </w:del>
      <w:r w:rsidR="001A001A">
        <w:t>Super</w:t>
      </w:r>
      <w:ins w:id="311" w:author="Longley, Paul" w:date="2023-07-31T16:24:00Z">
        <w:r w:rsidR="00E80D0B">
          <w:t>g</w:t>
        </w:r>
      </w:ins>
      <w:del w:id="312" w:author="Longley, Paul" w:date="2023-07-31T16:24:00Z">
        <w:r w:rsidR="001A001A" w:rsidDel="00E80D0B">
          <w:delText xml:space="preserve"> G</w:delText>
        </w:r>
      </w:del>
      <w:r w:rsidR="001A001A">
        <w:t>roup.</w:t>
      </w:r>
    </w:p>
    <w:p w14:paraId="1A3548E3" w14:textId="7D9300C6" w:rsidR="007918CA" w:rsidRDefault="007918CA">
      <w:r>
        <w:br w:type="page"/>
      </w:r>
    </w:p>
    <w:p w14:paraId="25922C9E" w14:textId="3FE05C8B" w:rsidR="00F5714E" w:rsidRDefault="00F5714E" w:rsidP="001A4EFD">
      <w:pPr>
        <w:pStyle w:val="Heading2"/>
      </w:pPr>
      <w:r w:rsidRPr="00907F21">
        <w:rPr>
          <w:b/>
          <w:bCs/>
        </w:rPr>
        <w:lastRenderedPageBreak/>
        <w:t>E:</w:t>
      </w:r>
      <w:r w:rsidR="00907F21" w:rsidRPr="00907F21">
        <w:rPr>
          <w:b/>
          <w:bCs/>
        </w:rPr>
        <w:t xml:space="preserve"> </w:t>
      </w:r>
      <w:del w:id="313" w:author="Alex Singleton" w:date="2023-07-30T13:29:00Z">
        <w:r w:rsidR="00907F21" w:rsidRPr="00907F21" w:rsidDel="00F20104">
          <w:rPr>
            <w:b/>
            <w:bCs/>
          </w:rPr>
          <w:delText>Ethnic</w:delText>
        </w:r>
        <w:r w:rsidR="00C17C12" w:rsidDel="00F20104">
          <w:rPr>
            <w:b/>
            <w:bCs/>
          </w:rPr>
          <w:delText xml:space="preserve"> Minority</w:delText>
        </w:r>
        <w:r w:rsidR="00AA0C7B" w:rsidDel="00F20104">
          <w:rPr>
            <w:b/>
            <w:bCs/>
          </w:rPr>
          <w:delText xml:space="preserve"> </w:delText>
        </w:r>
      </w:del>
      <w:ins w:id="314" w:author="Alex Singleton" w:date="2023-07-30T13:32:00Z">
        <w:r w:rsidR="00F20104" w:rsidRPr="00F20104">
          <w:rPr>
            <w:b/>
            <w:bCs/>
          </w:rPr>
          <w:t>Social Renters, Many with Children</w:t>
        </w:r>
      </w:ins>
      <w:del w:id="315" w:author="Alex Singleton" w:date="2023-07-30T13:29:00Z">
        <w:r w:rsidR="00AA0C7B" w:rsidDel="00F20104">
          <w:rPr>
            <w:b/>
            <w:bCs/>
          </w:rPr>
          <w:delText>C</w:delText>
        </w:r>
        <w:r w:rsidR="0077569C" w:rsidDel="00F20104">
          <w:rPr>
            <w:b/>
            <w:bCs/>
          </w:rPr>
          <w:delText>o</w:delText>
        </w:r>
        <w:r w:rsidR="00AA0C7B" w:rsidDel="00F20104">
          <w:rPr>
            <w:b/>
            <w:bCs/>
          </w:rPr>
          <w:delText>mmunities</w:delText>
        </w:r>
      </w:del>
      <w:r w:rsidR="00907F21">
        <w:t xml:space="preserve">: </w:t>
      </w:r>
      <w:r w:rsidR="0077569C">
        <w:t xml:space="preserve">Predominantly </w:t>
      </w:r>
      <w:r w:rsidR="00AC2B72">
        <w:t xml:space="preserve">located in Inner London, these </w:t>
      </w:r>
      <w:r w:rsidR="00575901">
        <w:t>communit</w:t>
      </w:r>
      <w:r w:rsidR="007A1308">
        <w:t xml:space="preserve">y members are drawn from a wide </w:t>
      </w:r>
      <w:r w:rsidR="00D7152C">
        <w:t>range</w:t>
      </w:r>
      <w:r w:rsidR="007A1308">
        <w:t xml:space="preserve"> of ethnicities</w:t>
      </w:r>
      <w:r w:rsidR="00907F21">
        <w:t xml:space="preserve">, with high </w:t>
      </w:r>
      <w:r w:rsidR="00EE1876">
        <w:t>incidence</w:t>
      </w:r>
      <w:r w:rsidR="00907F21">
        <w:t xml:space="preserve"> of African and Bangladeshi residents</w:t>
      </w:r>
      <w:r w:rsidR="00AB2E70">
        <w:t>. Younger adults</w:t>
      </w:r>
      <w:r w:rsidR="00D71C88">
        <w:t xml:space="preserve">, many living with children, </w:t>
      </w:r>
      <w:r w:rsidR="00AB6957">
        <w:t>predominate</w:t>
      </w:r>
      <w:r w:rsidR="00907F21">
        <w:t xml:space="preserve">, </w:t>
      </w:r>
      <w:r w:rsidR="0018299D">
        <w:t xml:space="preserve">living in socially rented </w:t>
      </w:r>
      <w:r w:rsidR="004A374E">
        <w:t>flats.</w:t>
      </w:r>
    </w:p>
    <w:p w14:paraId="526645AF" w14:textId="7B96D0EA" w:rsidR="00BF45ED" w:rsidRDefault="00C073CA" w:rsidP="00BF45ED">
      <w:r>
        <w:rPr>
          <w:noProof/>
        </w:rPr>
        <w:drawing>
          <wp:anchor distT="0" distB="0" distL="114300" distR="114300" simplePos="0" relativeHeight="251662336" behindDoc="0" locked="0" layoutInCell="1" allowOverlap="1" wp14:anchorId="0305C4EF" wp14:editId="2DA43025">
            <wp:simplePos x="0" y="0"/>
            <wp:positionH relativeFrom="column">
              <wp:posOffset>0</wp:posOffset>
            </wp:positionH>
            <wp:positionV relativeFrom="paragraph">
              <wp:posOffset>2980</wp:posOffset>
            </wp:positionV>
            <wp:extent cx="2872247" cy="2145323"/>
            <wp:effectExtent l="0" t="0" r="0" b="0"/>
            <wp:wrapSquare wrapText="bothSides"/>
            <wp:docPr id="9774641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247" cy="2145323"/>
                    </a:xfrm>
                    <a:prstGeom prst="rect">
                      <a:avLst/>
                    </a:prstGeom>
                    <a:noFill/>
                    <a:ln>
                      <a:noFill/>
                    </a:ln>
                  </pic:spPr>
                </pic:pic>
              </a:graphicData>
            </a:graphic>
          </wp:anchor>
        </w:drawing>
      </w:r>
      <w:r w:rsidR="00B707BA">
        <w:t>Residents of these</w:t>
      </w:r>
      <w:r w:rsidR="00BF45ED">
        <w:t xml:space="preserve"> </w:t>
      </w:r>
      <w:r w:rsidR="00432800">
        <w:t>neighbourhood</w:t>
      </w:r>
      <w:r w:rsidR="00B707BA">
        <w:t>s</w:t>
      </w:r>
      <w:r w:rsidR="00BF45ED">
        <w:t xml:space="preserve"> </w:t>
      </w:r>
      <w:r w:rsidR="002478AA">
        <w:t xml:space="preserve">together comprise </w:t>
      </w:r>
      <w:del w:id="316" w:author="Alex Singleton" w:date="2023-07-30T12:52:00Z">
        <w:r w:rsidR="002478AA" w:rsidDel="002666B8">
          <w:delText xml:space="preserve">a </w:delText>
        </w:r>
        <w:r w:rsidR="00612B3E" w:rsidDel="002666B8">
          <w:delText>wide ethnic mix</w:delText>
        </w:r>
        <w:r w:rsidR="00BF45ED" w:rsidDel="002666B8">
          <w:delText xml:space="preserve">, with </w:delText>
        </w:r>
      </w:del>
      <w:r w:rsidR="00BF45ED">
        <w:t xml:space="preserve">sizable </w:t>
      </w:r>
      <w:r w:rsidR="00C1521A">
        <w:t xml:space="preserve">numbers drawn </w:t>
      </w:r>
      <w:r w:rsidR="00BF45ED">
        <w:t xml:space="preserve">from </w:t>
      </w:r>
      <w:r w:rsidR="004419EA">
        <w:t>outside Europe</w:t>
      </w:r>
      <w:r w:rsidR="00BF45ED">
        <w:t xml:space="preserve">, particularly </w:t>
      </w:r>
      <w:r w:rsidR="005477C7">
        <w:t xml:space="preserve">in </w:t>
      </w:r>
      <w:r w:rsidR="00BF45ED">
        <w:t>Africa</w:t>
      </w:r>
      <w:r w:rsidR="005477C7">
        <w:t xml:space="preserve"> and from </w:t>
      </w:r>
      <w:r w:rsidR="00BF45ED">
        <w:t xml:space="preserve">Bangladesh. </w:t>
      </w:r>
      <w:r w:rsidR="00F657E1">
        <w:t>T</w:t>
      </w:r>
      <w:r w:rsidR="00BF45ED">
        <w:t>he proportion of residents identifying as White</w:t>
      </w:r>
      <w:ins w:id="317" w:author="Alex Singleton" w:date="2023-07-30T12:53:00Z">
        <w:r w:rsidR="002666B8">
          <w:t xml:space="preserve">, Indian </w:t>
        </w:r>
      </w:ins>
      <w:ins w:id="318" w:author="Longley, Paul" w:date="2023-08-01T06:48:00Z">
        <w:r w:rsidR="00590A62">
          <w:t>or</w:t>
        </w:r>
      </w:ins>
      <w:ins w:id="319" w:author="Alex Singleton" w:date="2023-07-30T12:53:00Z">
        <w:del w:id="320" w:author="Longley, Paul" w:date="2023-08-01T06:48:00Z">
          <w:r w:rsidR="002666B8" w:rsidDel="00590A62">
            <w:delText>and</w:delText>
          </w:r>
        </w:del>
        <w:r w:rsidR="002666B8">
          <w:t xml:space="preserve"> Pakistani</w:t>
        </w:r>
      </w:ins>
      <w:r w:rsidR="00BF45ED">
        <w:t xml:space="preserve"> is </w:t>
      </w:r>
      <w:r w:rsidR="009E1D56">
        <w:t xml:space="preserve">well below </w:t>
      </w:r>
      <w:r w:rsidR="00BF45ED">
        <w:t xml:space="preserve">the </w:t>
      </w:r>
      <w:r w:rsidR="007A657F">
        <w:t>London average</w:t>
      </w:r>
      <w:ins w:id="321" w:author="Alex Singleton" w:date="2023-07-30T12:53:00Z">
        <w:r w:rsidR="002666B8">
          <w:t>,</w:t>
        </w:r>
      </w:ins>
      <w:del w:id="322" w:author="Alex Singleton" w:date="2023-07-30T12:53:00Z">
        <w:r w:rsidR="00BF45ED" w:rsidDel="002666B8">
          <w:delText>.</w:delText>
        </w:r>
      </w:del>
    </w:p>
    <w:p w14:paraId="76DE9FD4" w14:textId="37ED6A62" w:rsidR="00BF45ED" w:rsidRDefault="000E4090" w:rsidP="00BF45ED">
      <w:r>
        <w:t xml:space="preserve">Neighbourhood age profiles are skewed towards younger </w:t>
      </w:r>
      <w:r w:rsidR="00B57396">
        <w:t xml:space="preserve">adults, and </w:t>
      </w:r>
      <w:del w:id="323" w:author="Alex Singleton" w:date="2023-07-30T12:55:00Z">
        <w:r w:rsidR="00B57396" w:rsidDel="002666B8">
          <w:delText xml:space="preserve">many </w:delText>
        </w:r>
      </w:del>
      <w:ins w:id="324" w:author="Alex Singleton" w:date="2023-07-30T12:55:00Z">
        <w:del w:id="325" w:author="Longley, Paul" w:date="2023-08-01T06:49:00Z">
          <w:r w:rsidR="002666B8" w:rsidDel="00AA6EC1">
            <w:delText xml:space="preserve">moderately </w:delText>
          </w:r>
        </w:del>
        <w:r w:rsidR="002666B8">
          <w:t xml:space="preserve">more </w:t>
        </w:r>
      </w:ins>
      <w:r w:rsidR="00B57396">
        <w:t>families have children</w:t>
      </w:r>
      <w:ins w:id="326" w:author="Alex Singleton" w:date="2023-07-30T12:55:00Z">
        <w:r w:rsidR="002666B8">
          <w:t xml:space="preserve"> than the Lond</w:t>
        </w:r>
      </w:ins>
      <w:ins w:id="327" w:author="Alex Singleton" w:date="2023-07-30T12:56:00Z">
        <w:r w:rsidR="002666B8">
          <w:t>on average</w:t>
        </w:r>
      </w:ins>
      <w:r w:rsidR="00B57396">
        <w:t xml:space="preserve">. </w:t>
      </w:r>
      <w:r w:rsidR="00BF45ED">
        <w:t>English proficiency</w:t>
      </w:r>
      <w:r w:rsidR="004154A0">
        <w:t xml:space="preserve"> levels are below the London average</w:t>
      </w:r>
      <w:r w:rsidR="00BF45ED">
        <w:t xml:space="preserve">. </w:t>
      </w:r>
      <w:r w:rsidR="001C3309">
        <w:t>Marriage rates are low</w:t>
      </w:r>
      <w:r w:rsidR="000A3C2C">
        <w:t xml:space="preserve">, and levels of separation or divorce </w:t>
      </w:r>
      <w:r w:rsidR="000D5C5A">
        <w:t xml:space="preserve">are </w:t>
      </w:r>
      <w:r w:rsidR="000A3C2C">
        <w:t>above the London average.</w:t>
      </w:r>
    </w:p>
    <w:p w14:paraId="6DBC8102" w14:textId="7A5D8785" w:rsidR="00BF45ED" w:rsidRDefault="004257A7" w:rsidP="00BF45ED">
      <w:r>
        <w:t>H</w:t>
      </w:r>
      <w:r w:rsidR="00BF45ED">
        <w:t xml:space="preserve">ousing </w:t>
      </w:r>
      <w:r>
        <w:t>is predominantly in flats</w:t>
      </w:r>
      <w:r w:rsidR="001C2051">
        <w:t xml:space="preserve">, and social renting </w:t>
      </w:r>
      <w:r w:rsidR="00D40279">
        <w:t xml:space="preserve">the norm </w:t>
      </w:r>
      <w:r w:rsidR="000012EA">
        <w:t>–</w:t>
      </w:r>
      <w:r w:rsidR="00D40279">
        <w:t xml:space="preserve"> </w:t>
      </w:r>
      <w:r w:rsidR="000012EA">
        <w:t xml:space="preserve">few residents are owner occupiers. </w:t>
      </w:r>
      <w:del w:id="328" w:author="Alex Singleton" w:date="2023-07-30T13:33:00Z">
        <w:r w:rsidR="000223C7" w:rsidDel="0010180F">
          <w:delText xml:space="preserve">These </w:delText>
        </w:r>
      </w:del>
      <w:ins w:id="329" w:author="Alex Singleton" w:date="2023-07-30T13:33:00Z">
        <w:r w:rsidR="0010180F">
          <w:t xml:space="preserve">Housing </w:t>
        </w:r>
      </w:ins>
      <w:ins w:id="330" w:author="Longley, Paul" w:date="2023-08-01T06:50:00Z">
        <w:r w:rsidR="00684D85">
          <w:t xml:space="preserve">is </w:t>
        </w:r>
      </w:ins>
      <w:ins w:id="331" w:author="Alex Singleton" w:date="2023-07-30T13:33:00Z">
        <w:del w:id="332" w:author="Longley, Paul" w:date="2023-08-01T06:50:00Z">
          <w:r w:rsidR="0010180F" w:rsidDel="00684D85">
            <w:delText xml:space="preserve">units are </w:delText>
          </w:r>
        </w:del>
        <w:r w:rsidR="0010180F">
          <w:t>often over</w:t>
        </w:r>
      </w:ins>
      <w:ins w:id="333" w:author="Longley, Paul" w:date="2023-08-01T06:50:00Z">
        <w:r w:rsidR="00684D85">
          <w:t>crowded</w:t>
        </w:r>
      </w:ins>
      <w:ins w:id="334" w:author="Alex Singleton" w:date="2023-07-30T13:33:00Z">
        <w:del w:id="335" w:author="Longley, Paul" w:date="2023-08-01T06:50:00Z">
          <w:r w:rsidR="0010180F" w:rsidDel="00684D85">
            <w:delText xml:space="preserve"> occupied</w:delText>
          </w:r>
        </w:del>
        <w:r w:rsidR="0010180F">
          <w:t xml:space="preserve"> </w:t>
        </w:r>
      </w:ins>
      <w:del w:id="336" w:author="Alex Singleton" w:date="2023-07-30T13:34:00Z">
        <w:r w:rsidR="003768B1" w:rsidDel="0010180F">
          <w:delText xml:space="preserve">units </w:delText>
        </w:r>
        <w:r w:rsidR="00FD08DF" w:rsidDel="0010180F">
          <w:delText xml:space="preserve">include much </w:delText>
        </w:r>
        <w:r w:rsidR="000223C7" w:rsidDel="0010180F">
          <w:delText xml:space="preserve">of </w:delText>
        </w:r>
      </w:del>
      <w:ins w:id="337" w:author="Alex Singleton" w:date="2023-07-30T13:34:00Z">
        <w:r w:rsidR="0010180F">
          <w:t xml:space="preserve">and </w:t>
        </w:r>
      </w:ins>
      <w:ins w:id="338" w:author="Longley, Paul" w:date="2023-08-01T06:51:00Z">
        <w:r w:rsidR="00E02169">
          <w:t xml:space="preserve">neighbourhoods are amongst </w:t>
        </w:r>
      </w:ins>
      <w:ins w:id="339" w:author="Alex Singleton" w:date="2023-07-30T13:34:00Z">
        <w:del w:id="340" w:author="Longley, Paul" w:date="2023-08-01T06:51:00Z">
          <w:r w:rsidR="0010180F" w:rsidDel="00E02169">
            <w:delText xml:space="preserve">are found within some of </w:delText>
          </w:r>
        </w:del>
      </w:ins>
      <w:r w:rsidR="000223C7">
        <w:t xml:space="preserve">the most </w:t>
      </w:r>
      <w:del w:id="341" w:author="Alex Singleton" w:date="2023-07-30T13:34:00Z">
        <w:r w:rsidR="000D5C5A" w:rsidDel="0010180F">
          <w:delText>overcrowded</w:delText>
        </w:r>
        <w:r w:rsidR="000223C7" w:rsidDel="0010180F">
          <w:delText xml:space="preserve"> </w:delText>
        </w:r>
      </w:del>
      <w:ins w:id="342" w:author="Alex Singleton" w:date="2023-07-30T13:34:00Z">
        <w:r w:rsidR="0010180F">
          <w:t xml:space="preserve">densely populated </w:t>
        </w:r>
        <w:del w:id="343" w:author="Longley, Paul" w:date="2023-08-01T06:51:00Z">
          <w:r w:rsidR="0010180F" w:rsidDel="00E02169">
            <w:delText xml:space="preserve">neighbourhoods </w:delText>
          </w:r>
        </w:del>
      </w:ins>
      <w:r w:rsidR="000223C7">
        <w:t>in London</w:t>
      </w:r>
      <w:r w:rsidR="00BF45ED">
        <w:t>.</w:t>
      </w:r>
      <w:r w:rsidR="00033987" w:rsidRPr="00033987">
        <w:t xml:space="preserve"> </w:t>
      </w:r>
      <w:r w:rsidR="00033987">
        <w:t xml:space="preserve">Illness rates are above the London average, although levels of unpaid care provision </w:t>
      </w:r>
      <w:ins w:id="344" w:author="Longley, Paul" w:date="2023-08-01T06:52:00Z">
        <w:r w:rsidR="00FE2F82">
          <w:t>hover</w:t>
        </w:r>
      </w:ins>
      <w:del w:id="345" w:author="Longley, Paul" w:date="2023-08-01T06:52:00Z">
        <w:r w:rsidR="00033987" w:rsidDel="00FE2F82">
          <w:delText>are</w:delText>
        </w:r>
      </w:del>
      <w:r w:rsidR="00033987">
        <w:t xml:space="preserve"> around the London average.</w:t>
      </w:r>
    </w:p>
    <w:p w14:paraId="6D6A576C" w14:textId="71DA847C" w:rsidR="00BF45ED" w:rsidRDefault="00000043" w:rsidP="001B2372">
      <w:r>
        <w:t xml:space="preserve">Employment is </w:t>
      </w:r>
      <w:r w:rsidR="00BF45ED">
        <w:t>in caring, leisure, other service occupations, sales and customer service, or process, plant, and machine operati</w:t>
      </w:r>
      <w:r w:rsidR="00C8403A">
        <w:t>on</w:t>
      </w:r>
      <w:r w:rsidR="00BF45ED">
        <w:t xml:space="preserve">. </w:t>
      </w:r>
      <w:r w:rsidR="00E51F66">
        <w:t xml:space="preserve">Part time working </w:t>
      </w:r>
      <w:r w:rsidR="0021545E">
        <w:t xml:space="preserve">and </w:t>
      </w:r>
      <w:del w:id="346" w:author="Longley, Paul" w:date="2023-08-01T06:52:00Z">
        <w:r w:rsidR="0021545E" w:rsidDel="000C6DBF">
          <w:delText>f</w:delText>
        </w:r>
        <w:r w:rsidR="00BF45ED" w:rsidDel="000C6DBF">
          <w:delText>ull</w:delText>
        </w:r>
        <w:r w:rsidR="0021545E" w:rsidDel="000C6DBF">
          <w:delText xml:space="preserve"> </w:delText>
        </w:r>
        <w:r w:rsidR="00BF45ED" w:rsidDel="000C6DBF">
          <w:delText>time</w:delText>
        </w:r>
      </w:del>
      <w:ins w:id="347" w:author="Longley, Paul" w:date="2023-08-01T06:52:00Z">
        <w:r w:rsidR="000C6DBF">
          <w:t>full-time</w:t>
        </w:r>
      </w:ins>
      <w:r w:rsidR="00BF45ED">
        <w:t xml:space="preserve"> student</w:t>
      </w:r>
      <w:r w:rsidR="0021545E">
        <w:t xml:space="preserve"> </w:t>
      </w:r>
      <w:r w:rsidR="00BF45ED">
        <w:t>s</w:t>
      </w:r>
      <w:r w:rsidR="0021545E">
        <w:t xml:space="preserve">tudy </w:t>
      </w:r>
      <w:proofErr w:type="gramStart"/>
      <w:r w:rsidR="0021545E">
        <w:t>are</w:t>
      </w:r>
      <w:proofErr w:type="gramEnd"/>
      <w:r w:rsidR="0021545E">
        <w:t xml:space="preserve"> </w:t>
      </w:r>
      <w:r w:rsidR="0033630E">
        <w:t>common</w:t>
      </w:r>
      <w:r w:rsidR="00BF45ED">
        <w:t>.</w:t>
      </w:r>
      <w:r w:rsidR="0033630E">
        <w:t xml:space="preserve"> Levels of unemployment are </w:t>
      </w:r>
      <w:r w:rsidR="00DE3292">
        <w:t xml:space="preserve">slightly </w:t>
      </w:r>
      <w:r w:rsidR="0033630E">
        <w:t xml:space="preserve">above the London average. </w:t>
      </w:r>
      <w:r w:rsidR="001B2372">
        <w:t xml:space="preserve">Most residents have </w:t>
      </w:r>
      <w:ins w:id="348" w:author="Longley, Paul" w:date="2023-08-01T06:53:00Z">
        <w:r w:rsidR="001C5FCA">
          <w:t xml:space="preserve">only </w:t>
        </w:r>
      </w:ins>
      <w:del w:id="349" w:author="Longley, Paul" w:date="2023-08-01T06:53:00Z">
        <w:r w:rsidR="001B2372" w:rsidDel="001C5FCA">
          <w:delText xml:space="preserve">not progressed beyond </w:delText>
        </w:r>
      </w:del>
      <w:r w:rsidR="001B2372">
        <w:t>L</w:t>
      </w:r>
      <w:r w:rsidR="00BF45ED">
        <w:t xml:space="preserve">evel 1 or 2 </w:t>
      </w:r>
      <w:r w:rsidR="001B2372">
        <w:t xml:space="preserve">educational </w:t>
      </w:r>
      <w:r w:rsidR="00BF45ED">
        <w:t xml:space="preserve">qualifications or </w:t>
      </w:r>
      <w:ins w:id="350" w:author="Longley, Paul" w:date="2023-08-01T06:53:00Z">
        <w:r w:rsidR="00631305">
          <w:t xml:space="preserve">have completed </w:t>
        </w:r>
      </w:ins>
      <w:r w:rsidR="00BF45ED">
        <w:t>apprenticeships.</w:t>
      </w:r>
    </w:p>
    <w:p w14:paraId="527F5880" w14:textId="357B5763" w:rsidR="001B2372" w:rsidRDefault="00E80D32" w:rsidP="006D6541">
      <w:pPr>
        <w:pStyle w:val="Heading3"/>
      </w:pPr>
      <w:r>
        <w:t>E1:</w:t>
      </w:r>
      <w:r w:rsidR="000C7583">
        <w:t xml:space="preserve"> </w:t>
      </w:r>
      <w:ins w:id="351" w:author="Longley, Paul" w:date="2023-08-01T07:05:00Z">
        <w:r w:rsidR="003359EC">
          <w:t>Challenged</w:t>
        </w:r>
      </w:ins>
      <w:del w:id="352" w:author="Longley, Paul" w:date="2023-08-01T07:05:00Z">
        <w:r w:rsidR="000C7583" w:rsidDel="003359EC">
          <w:delText>Struggling</w:delText>
        </w:r>
      </w:del>
      <w:r w:rsidR="000C7583">
        <w:t xml:space="preserve"> </w:t>
      </w:r>
      <w:ins w:id="353" w:author="Longley, Paul" w:date="2023-08-01T07:07:00Z">
        <w:r w:rsidR="00FD4A2D">
          <w:t>Inner London C</w:t>
        </w:r>
      </w:ins>
      <w:ins w:id="354" w:author="Longley, Paul" w:date="2023-08-01T07:08:00Z">
        <w:r w:rsidR="00333EBA">
          <w:t>o</w:t>
        </w:r>
      </w:ins>
      <w:ins w:id="355" w:author="Longley, Paul" w:date="2023-08-01T07:07:00Z">
        <w:r w:rsidR="00FD4A2D">
          <w:t>mmunities</w:t>
        </w:r>
      </w:ins>
      <w:ins w:id="356" w:author="Longley, Paul" w:date="2023-08-01T07:08:00Z">
        <w:r w:rsidR="00333EBA">
          <w:t xml:space="preserve"> </w:t>
        </w:r>
      </w:ins>
      <w:del w:id="357" w:author="Longley, Paul" w:date="2023-08-01T09:23:00Z">
        <w:r w:rsidR="000C7583" w:rsidDel="00BE3671">
          <w:delText xml:space="preserve">Service </w:delText>
        </w:r>
        <w:r w:rsidR="00C82515" w:rsidDel="00BE3671">
          <w:delText xml:space="preserve">and Warehouse </w:delText>
        </w:r>
        <w:r w:rsidR="000C7583" w:rsidDel="00BE3671">
          <w:delText>Workers</w:delText>
        </w:r>
      </w:del>
    </w:p>
    <w:p w14:paraId="30904E6D" w14:textId="527DF73F" w:rsidR="000C7583" w:rsidRDefault="000C7583" w:rsidP="006D6541">
      <w:r>
        <w:t>Resident</w:t>
      </w:r>
      <w:ins w:id="358" w:author="Longley, Paul" w:date="2023-08-01T07:08:00Z">
        <w:r w:rsidR="00333EBA">
          <w:t xml:space="preserve"> in some of London’s mos</w:t>
        </w:r>
        <w:r w:rsidR="00AA301A">
          <w:t>t over-crowded Inner London communities</w:t>
        </w:r>
      </w:ins>
      <w:ins w:id="359" w:author="Longley, Paul" w:date="2023-08-01T07:09:00Z">
        <w:r w:rsidR="003730C8">
          <w:t xml:space="preserve">, many families </w:t>
        </w:r>
        <w:r w:rsidR="00880E78">
          <w:t>have children</w:t>
        </w:r>
      </w:ins>
      <w:ins w:id="360" w:author="Longley, Paul" w:date="2023-08-01T07:22:00Z">
        <w:r w:rsidR="00543227">
          <w:t xml:space="preserve"> and marriage/civil partnership rates are above the Supergroup average</w:t>
        </w:r>
      </w:ins>
      <w:ins w:id="361" w:author="Longley, Paul" w:date="2023-08-01T07:15:00Z">
        <w:r w:rsidR="008B16D8">
          <w:t>. Other adults such as students live in communal establ</w:t>
        </w:r>
      </w:ins>
      <w:ins w:id="362" w:author="Longley, Paul" w:date="2023-08-01T07:16:00Z">
        <w:r w:rsidR="008B16D8">
          <w:t xml:space="preserve">ishments. </w:t>
        </w:r>
        <w:r w:rsidR="00CB6198">
          <w:t xml:space="preserve">Few residents </w:t>
        </w:r>
        <w:r w:rsidR="00633E16">
          <w:t xml:space="preserve">have Level 4 educational </w:t>
        </w:r>
      </w:ins>
      <w:ins w:id="363" w:author="Longley, Paul" w:date="2023-08-01T07:17:00Z">
        <w:r w:rsidR="00633E16">
          <w:t xml:space="preserve">qualifications, </w:t>
        </w:r>
        <w:r w:rsidR="008F54DE">
          <w:t>levels of unemployment are above the Supergroup average</w:t>
        </w:r>
        <w:r w:rsidR="00B201D2">
          <w:t>, a</w:t>
        </w:r>
      </w:ins>
      <w:ins w:id="364" w:author="Longley, Paul" w:date="2023-08-01T07:18:00Z">
        <w:r w:rsidR="00B201D2">
          <w:t xml:space="preserve">nd employment is concentrated in </w:t>
        </w:r>
      </w:ins>
      <w:ins w:id="365" w:author="Longley, Paul" w:date="2023-08-01T07:19:00Z">
        <w:r w:rsidR="00A54FD8">
          <w:t xml:space="preserve">service occupations such as distribution, hotels and </w:t>
        </w:r>
      </w:ins>
      <w:ins w:id="366" w:author="Longley, Paul" w:date="2023-08-01T07:21:00Z">
        <w:r w:rsidR="00D95B66">
          <w:t xml:space="preserve">restaurants. </w:t>
        </w:r>
      </w:ins>
      <w:del w:id="367" w:author="Longley, Paul" w:date="2023-08-01T07:08:00Z">
        <w:r w:rsidDel="00333EBA">
          <w:delText>s</w:delText>
        </w:r>
      </w:del>
      <w:r>
        <w:t xml:space="preserve"> </w:t>
      </w:r>
      <w:del w:id="368" w:author="Longley, Paul" w:date="2023-08-01T09:24:00Z">
        <w:r w:rsidDel="002731D4">
          <w:delText xml:space="preserve">of these </w:delText>
        </w:r>
        <w:r w:rsidR="009D37D5" w:rsidDel="002731D4">
          <w:delText xml:space="preserve">concentrated and mostly centrally located </w:delText>
        </w:r>
        <w:r w:rsidDel="002731D4">
          <w:delText xml:space="preserve">neighbourhoods are more likely to be married and have children relative to the Super Group. There are higher rates of unemployment, and those in work tend to work service occupations in hotels or restaurants and distribution. </w:delText>
        </w:r>
      </w:del>
      <w:r>
        <w:t xml:space="preserve">Relative </w:t>
      </w:r>
      <w:r w:rsidR="009D37D5">
        <w:t xml:space="preserve">to </w:t>
      </w:r>
      <w:r>
        <w:t>the Super</w:t>
      </w:r>
      <w:ins w:id="369" w:author="Longley, Paul" w:date="2023-08-01T09:24:00Z">
        <w:r w:rsidR="00BE61F5">
          <w:t>g</w:t>
        </w:r>
      </w:ins>
      <w:del w:id="370" w:author="Longley, Paul" w:date="2023-08-01T09:24:00Z">
        <w:r w:rsidDel="00BE61F5">
          <w:delText xml:space="preserve"> G</w:delText>
        </w:r>
      </w:del>
      <w:r>
        <w:t>roup</w:t>
      </w:r>
      <w:ins w:id="371" w:author="Longley, Paul" w:date="2023-08-01T09:24:00Z">
        <w:r w:rsidR="00BE61F5">
          <w:t xml:space="preserve"> average, </w:t>
        </w:r>
      </w:ins>
      <w:ins w:id="372" w:author="Longley, Paul" w:date="2023-08-01T09:30:00Z">
        <w:del w:id="373" w:author="Alex Singleton" w:date="2023-08-02T15:53:00Z">
          <w:r w:rsidR="008879EB" w:rsidDel="003D6D03">
            <w:delText xml:space="preserve">many </w:delText>
          </w:r>
          <w:r w:rsidR="003B3513" w:rsidDel="003D6D03">
            <w:delText xml:space="preserve">more residents identify as Bangladeshi; </w:delText>
          </w:r>
        </w:del>
      </w:ins>
      <w:del w:id="374" w:author="Alex Singleton" w:date="2023-08-02T15:53:00Z">
        <w:r w:rsidDel="003D6D03">
          <w:delText xml:space="preserve"> </w:delText>
        </w:r>
      </w:del>
      <w:del w:id="375" w:author="Longley, Paul" w:date="2023-08-01T09:25:00Z">
        <w:r w:rsidDel="00BE61F5">
          <w:delText xml:space="preserve">there are </w:delText>
        </w:r>
      </w:del>
      <w:r w:rsidR="006D6541">
        <w:t xml:space="preserve">fewer residents </w:t>
      </w:r>
      <w:ins w:id="376" w:author="Longley, Paul" w:date="2023-08-01T09:25:00Z">
        <w:r w:rsidR="000451B5">
          <w:t xml:space="preserve">identify </w:t>
        </w:r>
      </w:ins>
      <w:del w:id="377" w:author="Longley, Paul" w:date="2023-08-01T09:25:00Z">
        <w:r w:rsidR="006D6541" w:rsidDel="000451B5">
          <w:delText xml:space="preserve">declaring ethnicity </w:delText>
        </w:r>
      </w:del>
      <w:r w:rsidR="006D6541">
        <w:t xml:space="preserve">as </w:t>
      </w:r>
      <w:ins w:id="378" w:author="Longley, Paul" w:date="2023-08-01T09:25:00Z">
        <w:r w:rsidR="000451B5">
          <w:t>being of m</w:t>
        </w:r>
      </w:ins>
      <w:del w:id="379" w:author="Longley, Paul" w:date="2023-08-01T09:25:00Z">
        <w:r w:rsidR="006D6541" w:rsidDel="000451B5">
          <w:delText>M</w:delText>
        </w:r>
      </w:del>
      <w:r w:rsidR="006D6541">
        <w:t>ixed</w:t>
      </w:r>
      <w:ins w:id="380" w:author="Longley, Paul" w:date="2023-08-01T09:26:00Z">
        <w:r w:rsidR="00ED2E2F">
          <w:t>/multiple</w:t>
        </w:r>
      </w:ins>
      <w:ins w:id="381" w:author="Alex Singleton" w:date="2023-08-02T15:53:00Z">
        <w:r w:rsidR="003D6D03">
          <w:t xml:space="preserve"> ethnicities</w:t>
        </w:r>
      </w:ins>
      <w:del w:id="382" w:author="Longley, Paul" w:date="2023-08-01T09:26:00Z">
        <w:r w:rsidR="006D6541" w:rsidDel="00ED2E2F">
          <w:delText xml:space="preserve"> and Multiple</w:delText>
        </w:r>
      </w:del>
      <w:r w:rsidR="006D6541">
        <w:t>, Black or Other Asian</w:t>
      </w:r>
      <w:del w:id="383" w:author="Longley, Paul" w:date="2023-08-01T09:27:00Z">
        <w:r w:rsidR="00913848" w:rsidDel="00110884">
          <w:delText xml:space="preserve">, and very high concentrations of those who are </w:delText>
        </w:r>
      </w:del>
      <w:del w:id="384" w:author="Longley, Paul" w:date="2023-08-01T09:31:00Z">
        <w:r w:rsidR="00913848" w:rsidDel="00FF0316">
          <w:delText>Bangladeshi</w:delText>
        </w:r>
      </w:del>
      <w:r w:rsidR="006D6541">
        <w:t xml:space="preserve">. </w:t>
      </w:r>
      <w:del w:id="385" w:author="Longley, Paul" w:date="2023-08-01T09:32:00Z">
        <w:r w:rsidR="006D6541" w:rsidDel="00A11847">
          <w:delText xml:space="preserve">Those living </w:delText>
        </w:r>
        <w:r w:rsidR="003A470D" w:rsidDel="00A11847">
          <w:delText>within</w:delText>
        </w:r>
        <w:r w:rsidR="006D6541" w:rsidDel="00A11847">
          <w:delText xml:space="preserve"> these areas tend to be in </w:delText>
        </w:r>
        <w:r w:rsidR="00913848" w:rsidDel="00A11847">
          <w:delText xml:space="preserve">accommodation that </w:delText>
        </w:r>
        <w:r w:rsidR="006D6541" w:rsidDel="00A11847">
          <w:delText xml:space="preserve">is more </w:delText>
        </w:r>
        <w:r w:rsidR="009D37D5" w:rsidDel="00A11847">
          <w:delText>overcrowded</w:delText>
        </w:r>
        <w:r w:rsidR="00913848" w:rsidDel="00A11847">
          <w:delText>.</w:delText>
        </w:r>
      </w:del>
    </w:p>
    <w:p w14:paraId="69DCE685" w14:textId="2520DC6D" w:rsidR="00E80D32" w:rsidRDefault="00EF1CD3" w:rsidP="00182FA0">
      <w:pPr>
        <w:pStyle w:val="Heading3"/>
      </w:pPr>
      <w:r>
        <w:t xml:space="preserve">E2: </w:t>
      </w:r>
      <w:ins w:id="386" w:author="Longley, Paul" w:date="2023-08-01T09:48:00Z">
        <w:r w:rsidR="001441F4">
          <w:t>Social Rented Sector Pockets</w:t>
        </w:r>
      </w:ins>
      <w:del w:id="387" w:author="Longley, Paul" w:date="2023-08-01T09:48:00Z">
        <w:r w:rsidR="00E46325" w:rsidDel="001441F4">
          <w:delText>Crowded and Constrained</w:delText>
        </w:r>
      </w:del>
    </w:p>
    <w:p w14:paraId="2C8FA4B3" w14:textId="08357B39" w:rsidR="009D37D5" w:rsidRDefault="00182FA0" w:rsidP="00182FA0">
      <w:r>
        <w:t>Found in pockets across London</w:t>
      </w:r>
      <w:r w:rsidR="003A470D">
        <w:t>,</w:t>
      </w:r>
      <w:r>
        <w:t xml:space="preserve"> </w:t>
      </w:r>
      <w:ins w:id="388" w:author="Longley, Paul" w:date="2023-08-01T09:49:00Z">
        <w:r w:rsidR="00F00A10">
          <w:t xml:space="preserve">residents are </w:t>
        </w:r>
        <w:del w:id="389" w:author="Alex Singleton" w:date="2023-08-02T15:55:00Z">
          <w:r w:rsidR="008E16F7" w:rsidDel="008D6F57">
            <w:delText>more</w:delText>
          </w:r>
        </w:del>
      </w:ins>
      <w:ins w:id="390" w:author="Alex Singleton" w:date="2023-08-02T15:55:00Z">
        <w:r w:rsidR="008D6F57">
          <w:t>less</w:t>
        </w:r>
      </w:ins>
      <w:ins w:id="391" w:author="Longley, Paul" w:date="2023-08-01T09:49:00Z">
        <w:r w:rsidR="008E16F7">
          <w:t xml:space="preserve"> likely to live in </w:t>
        </w:r>
        <w:del w:id="392" w:author="Alex Singleton" w:date="2023-08-02T15:56:00Z">
          <w:r w:rsidR="008E16F7" w:rsidDel="008D6F57">
            <w:delText xml:space="preserve">socially rented </w:delText>
          </w:r>
        </w:del>
      </w:ins>
      <w:ins w:id="393" w:author="Longley, Paul" w:date="2023-08-01T09:50:00Z">
        <w:del w:id="394" w:author="Alex Singleton" w:date="2023-08-02T15:56:00Z">
          <w:r w:rsidR="008E16F7" w:rsidDel="008D6F57">
            <w:delText xml:space="preserve">than </w:delText>
          </w:r>
        </w:del>
        <w:r w:rsidR="005C6F10">
          <w:t>private sector rentals</w:t>
        </w:r>
        <w:del w:id="395" w:author="Alex Singleton" w:date="2023-08-02T15:57:00Z">
          <w:r w:rsidR="005C6F10" w:rsidDel="008D6F57">
            <w:delText xml:space="preserve">. </w:delText>
          </w:r>
          <w:r w:rsidR="00520AA4" w:rsidDel="008D6F57">
            <w:delText>Unemployment is lower than th</w:delText>
          </w:r>
        </w:del>
      </w:ins>
      <w:ins w:id="396" w:author="Longley, Paul" w:date="2023-08-01T09:51:00Z">
        <w:del w:id="397" w:author="Alex Singleton" w:date="2023-08-02T15:57:00Z">
          <w:r w:rsidR="00520AA4" w:rsidDel="008D6F57">
            <w:delText>e Supergroup average</w:delText>
          </w:r>
        </w:del>
        <w:r w:rsidR="00520AA4">
          <w:t xml:space="preserve"> and fewer adults are students. </w:t>
        </w:r>
        <w:r w:rsidR="007A2806">
          <w:t xml:space="preserve">Fewer </w:t>
        </w:r>
      </w:ins>
      <w:ins w:id="398" w:author="Longley, Paul" w:date="2023-08-01T09:52:00Z">
        <w:r w:rsidR="00021C18">
          <w:t>individuals work in t</w:t>
        </w:r>
      </w:ins>
      <w:del w:id="399" w:author="Longley, Paul" w:date="2023-08-01T09:52:00Z">
        <w:r w:rsidR="003A470D" w:rsidDel="00021C18">
          <w:delText xml:space="preserve">although employment broadly aligns to the Super Group, </w:delText>
        </w:r>
        <w:r w:rsidDel="00021C18">
          <w:delText xml:space="preserve">residents are </w:delText>
        </w:r>
        <w:r w:rsidR="003A470D" w:rsidDel="00021C18">
          <w:delText xml:space="preserve">moderately </w:delText>
        </w:r>
        <w:r w:rsidDel="00021C18">
          <w:delText xml:space="preserve">less </w:delText>
        </w:r>
        <w:r w:rsidR="003A470D" w:rsidDel="00021C18">
          <w:delText xml:space="preserve">likely to work </w:delText>
        </w:r>
        <w:r w:rsidDel="00021C18">
          <w:delText>in T</w:delText>
        </w:r>
      </w:del>
      <w:r>
        <w:t xml:space="preserve">ransport and </w:t>
      </w:r>
      <w:ins w:id="400" w:author="Longley, Paul" w:date="2023-08-01T09:52:00Z">
        <w:r w:rsidR="00021C18">
          <w:t>c</w:t>
        </w:r>
      </w:ins>
      <w:del w:id="401" w:author="Longley, Paul" w:date="2023-08-01T09:52:00Z">
        <w:r w:rsidDel="00021C18">
          <w:delText>C</w:delText>
        </w:r>
      </w:del>
      <w:r>
        <w:t>ommunications</w:t>
      </w:r>
      <w:r w:rsidR="00E46325">
        <w:t xml:space="preserve"> </w:t>
      </w:r>
      <w:del w:id="402" w:author="Longley, Paul" w:date="2023-08-01T09:52:00Z">
        <w:r w:rsidR="00E46325" w:rsidDel="006B5096">
          <w:delText>r</w:delText>
        </w:r>
      </w:del>
      <w:ins w:id="403" w:author="Longley, Paul" w:date="2023-08-01T09:52:00Z">
        <w:r w:rsidR="00021C18">
          <w:t xml:space="preserve">occupations </w:t>
        </w:r>
        <w:r w:rsidR="006B5096">
          <w:t>r</w:t>
        </w:r>
      </w:ins>
      <w:r w:rsidR="00E46325">
        <w:t>elative to the Super</w:t>
      </w:r>
      <w:ins w:id="404" w:author="Longley, Paul" w:date="2023-08-01T09:53:00Z">
        <w:r w:rsidR="006B5096">
          <w:t>g</w:t>
        </w:r>
      </w:ins>
      <w:del w:id="405" w:author="Longley, Paul" w:date="2023-08-01T09:53:00Z">
        <w:r w:rsidR="00E46325" w:rsidDel="006B5096">
          <w:delText xml:space="preserve"> G</w:delText>
        </w:r>
      </w:del>
      <w:r w:rsidR="00E46325">
        <w:t>roup</w:t>
      </w:r>
      <w:ins w:id="406" w:author="Longley, Paul" w:date="2023-08-01T09:53:00Z">
        <w:r w:rsidR="006B5096">
          <w:t xml:space="preserve"> average</w:t>
        </w:r>
      </w:ins>
      <w:r>
        <w:t xml:space="preserve">. </w:t>
      </w:r>
      <w:ins w:id="407" w:author="Longley, Paul" w:date="2023-08-01T09:54:00Z">
        <w:r w:rsidR="007C084C">
          <w:t xml:space="preserve">More individuals identify as </w:t>
        </w:r>
      </w:ins>
      <w:del w:id="408" w:author="Longley, Paul" w:date="2023-08-01T09:54:00Z">
        <w:r w:rsidR="00E46325" w:rsidDel="007C084C">
          <w:delText>T</w:delText>
        </w:r>
        <w:r w:rsidDel="007C084C">
          <w:delText xml:space="preserve">here are </w:delText>
        </w:r>
        <w:r w:rsidR="00E46325" w:rsidDel="007C084C">
          <w:delText xml:space="preserve">also </w:delText>
        </w:r>
        <w:r w:rsidDel="007C084C">
          <w:delText xml:space="preserve">lower numbers of Chinese or Bangladeshi residents, and a </w:delText>
        </w:r>
        <w:r w:rsidR="00E46325" w:rsidDel="007C084C">
          <w:delText>higher number of people</w:delText>
        </w:r>
        <w:r w:rsidDel="007C084C">
          <w:delText xml:space="preserve"> who</w:delText>
        </w:r>
        <w:r w:rsidR="00E46325" w:rsidDel="007C084C">
          <w:delText xml:space="preserve"> are </w:delText>
        </w:r>
      </w:del>
      <w:r w:rsidR="00E46325">
        <w:t xml:space="preserve">Black and </w:t>
      </w:r>
      <w:del w:id="409" w:author="Longley, Paul" w:date="2023-08-01T09:54:00Z">
        <w:r w:rsidR="00E46325" w:rsidDel="00035E55">
          <w:delText>who</w:delText>
        </w:r>
        <w:r w:rsidDel="00035E55">
          <w:delText xml:space="preserve"> </w:delText>
        </w:r>
      </w:del>
      <w:r>
        <w:t xml:space="preserve">were born in Africa. </w:t>
      </w:r>
      <w:del w:id="410" w:author="Longley, Paul" w:date="2023-08-01T09:55:00Z">
        <w:r w:rsidDel="00035E55">
          <w:delText>Rates of private renting are lower in these neighbourhoods relative to the Super Group.</w:delText>
        </w:r>
      </w:del>
    </w:p>
    <w:p w14:paraId="5954BE01" w14:textId="77777777" w:rsidR="001B2372" w:rsidRDefault="001B2372" w:rsidP="001B2372"/>
    <w:p w14:paraId="2DDE931B" w14:textId="77777777" w:rsidR="001B2372" w:rsidRDefault="001B2372" w:rsidP="001B2372"/>
    <w:p w14:paraId="154EF39B" w14:textId="77777777" w:rsidR="001B2372" w:rsidRDefault="001B2372" w:rsidP="001B2372"/>
    <w:p w14:paraId="733EFBBE" w14:textId="4B52111A" w:rsidR="00BF45ED" w:rsidRDefault="00BF45ED" w:rsidP="001A4EFD">
      <w:pPr>
        <w:pStyle w:val="Heading2"/>
      </w:pPr>
      <w:r w:rsidRPr="00C11089">
        <w:rPr>
          <w:b/>
          <w:bCs/>
        </w:rPr>
        <w:lastRenderedPageBreak/>
        <w:t>F:</w:t>
      </w:r>
      <w:r w:rsidR="0047217C" w:rsidRPr="00C11089">
        <w:rPr>
          <w:b/>
          <w:bCs/>
        </w:rPr>
        <w:t xml:space="preserve"> </w:t>
      </w:r>
      <w:r w:rsidR="00FD0B2A" w:rsidRPr="00C11089">
        <w:rPr>
          <w:b/>
          <w:bCs/>
        </w:rPr>
        <w:t>Young Families</w:t>
      </w:r>
      <w:r w:rsidR="006444C3">
        <w:rPr>
          <w:b/>
          <w:bCs/>
        </w:rPr>
        <w:t xml:space="preserve"> and Mainstream Employment</w:t>
      </w:r>
      <w:r w:rsidR="00FD0B2A">
        <w:t xml:space="preserve">: </w:t>
      </w:r>
      <w:r w:rsidR="00C05F75">
        <w:t>F</w:t>
      </w:r>
      <w:r w:rsidR="00FD0B2A">
        <w:t xml:space="preserve">amily-oriented </w:t>
      </w:r>
      <w:r w:rsidR="00D54E1C">
        <w:t xml:space="preserve">living, concentrated </w:t>
      </w:r>
      <w:r w:rsidR="00962A91">
        <w:t>mult</w:t>
      </w:r>
      <w:r w:rsidR="000B321B">
        <w:t>i</w:t>
      </w:r>
      <w:r w:rsidR="00962A91">
        <w:t xml:space="preserve">-ethnic </w:t>
      </w:r>
      <w:r w:rsidR="00FD0B2A">
        <w:t>neighbourhood</w:t>
      </w:r>
      <w:r w:rsidR="00CE6D86">
        <w:t>s</w:t>
      </w:r>
      <w:r w:rsidR="00FD0B2A">
        <w:t xml:space="preserve"> </w:t>
      </w:r>
      <w:r w:rsidR="003738E9">
        <w:t>throughout London</w:t>
      </w:r>
      <w:r w:rsidR="00962A91">
        <w:t xml:space="preserve">. </w:t>
      </w:r>
      <w:r w:rsidR="009464A0">
        <w:t xml:space="preserve">Many </w:t>
      </w:r>
      <w:r w:rsidR="00B95A2C">
        <w:t>residents</w:t>
      </w:r>
      <w:r w:rsidR="009464A0">
        <w:t xml:space="preserve"> identify as Black </w:t>
      </w:r>
      <w:proofErr w:type="gramStart"/>
      <w:r w:rsidR="009464A0">
        <w:t>African</w:t>
      </w:r>
      <w:proofErr w:type="gramEnd"/>
      <w:r w:rsidR="003738E9">
        <w:t xml:space="preserve"> and </w:t>
      </w:r>
      <w:r w:rsidR="00AA0B4C">
        <w:t xml:space="preserve">many families have children. </w:t>
      </w:r>
      <w:r w:rsidR="006444C3">
        <w:t xml:space="preserve">Employment is across the </w:t>
      </w:r>
      <w:r w:rsidR="00F317BD">
        <w:t>labour market, apart from professional or managerial occupations.</w:t>
      </w:r>
    </w:p>
    <w:p w14:paraId="00D44D97" w14:textId="31E3E136" w:rsidR="006D5DC2" w:rsidRDefault="00D429FB" w:rsidP="006D5DC2">
      <w:r>
        <w:rPr>
          <w:noProof/>
        </w:rPr>
        <w:drawing>
          <wp:anchor distT="0" distB="0" distL="114300" distR="114300" simplePos="0" relativeHeight="251663360" behindDoc="0" locked="0" layoutInCell="1" allowOverlap="1" wp14:anchorId="49E537E0" wp14:editId="6CEBC3F7">
            <wp:simplePos x="0" y="0"/>
            <wp:positionH relativeFrom="column">
              <wp:posOffset>0</wp:posOffset>
            </wp:positionH>
            <wp:positionV relativeFrom="paragraph">
              <wp:posOffset>-244</wp:posOffset>
            </wp:positionV>
            <wp:extent cx="2833008" cy="2116015"/>
            <wp:effectExtent l="0" t="0" r="0" b="0"/>
            <wp:wrapSquare wrapText="bothSides"/>
            <wp:docPr id="8860426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3008" cy="2116015"/>
                    </a:xfrm>
                    <a:prstGeom prst="rect">
                      <a:avLst/>
                    </a:prstGeom>
                    <a:noFill/>
                    <a:ln>
                      <a:noFill/>
                    </a:ln>
                  </pic:spPr>
                </pic:pic>
              </a:graphicData>
            </a:graphic>
          </wp:anchor>
        </w:drawing>
      </w:r>
      <w:r>
        <w:t xml:space="preserve"> </w:t>
      </w:r>
      <w:r w:rsidR="00A17372">
        <w:t xml:space="preserve">Mainly located </w:t>
      </w:r>
      <w:r w:rsidR="000C0FAD">
        <w:t>beyond</w:t>
      </w:r>
      <w:r w:rsidR="00A17372">
        <w:t xml:space="preserve"> Inner London, m</w:t>
      </w:r>
      <w:r w:rsidR="006003D5">
        <w:t xml:space="preserve">any families </w:t>
      </w:r>
      <w:r w:rsidR="00A17372">
        <w:t xml:space="preserve">in these neighbourhoods </w:t>
      </w:r>
      <w:r w:rsidR="006003D5">
        <w:t xml:space="preserve">have young </w:t>
      </w:r>
      <w:r w:rsidR="00F54292">
        <w:t>children.</w:t>
      </w:r>
      <w:r w:rsidR="001E51E1">
        <w:t xml:space="preserve"> </w:t>
      </w:r>
      <w:ins w:id="411" w:author="Longley, Paul" w:date="2023-08-01T09:56:00Z">
        <w:r w:rsidR="003D2E60">
          <w:t xml:space="preserve">Housing in the social rented sector </w:t>
        </w:r>
      </w:ins>
      <w:del w:id="412" w:author="Longley, Paul" w:date="2023-08-01T09:56:00Z">
        <w:r w:rsidR="00E73B68" w:rsidDel="003D2E60">
          <w:delText>Socially rented or owner occupied h</w:delText>
        </w:r>
        <w:r w:rsidR="001E51E1" w:rsidDel="003D2E60">
          <w:delText xml:space="preserve">ousing is </w:delText>
        </w:r>
        <w:r w:rsidR="007210A4" w:rsidDel="003D2E60">
          <w:delText xml:space="preserve">the </w:delText>
        </w:r>
        <w:r w:rsidR="006764E5" w:rsidDel="003D2E60">
          <w:delText>norm</w:delText>
        </w:r>
      </w:del>
      <w:ins w:id="413" w:author="Alex Singleton" w:date="2023-07-30T13:02:00Z">
        <w:del w:id="414" w:author="Longley, Paul" w:date="2023-08-01T09:56:00Z">
          <w:r w:rsidR="00E83FDC" w:rsidDel="003D2E60">
            <w:delText xml:space="preserve">is </w:delText>
          </w:r>
        </w:del>
        <w:r w:rsidR="00E83FDC">
          <w:t>is prevalent</w:t>
        </w:r>
      </w:ins>
      <w:r w:rsidR="007210A4">
        <w:t xml:space="preserve">, </w:t>
      </w:r>
      <w:r w:rsidR="0044344A">
        <w:t xml:space="preserve">in </w:t>
      </w:r>
      <w:r w:rsidR="001041D6">
        <w:t>terraced</w:t>
      </w:r>
      <w:ins w:id="415" w:author="Alex Singleton" w:date="2023-07-30T13:03:00Z">
        <w:r w:rsidR="00E83FDC">
          <w:t xml:space="preserve"> or</w:t>
        </w:r>
      </w:ins>
      <w:del w:id="416" w:author="Alex Singleton" w:date="2023-07-30T13:03:00Z">
        <w:r w:rsidR="001041D6" w:rsidDel="00E83FDC">
          <w:delText>,</w:delText>
        </w:r>
      </w:del>
      <w:r w:rsidR="001041D6">
        <w:t xml:space="preserve"> semi-detached </w:t>
      </w:r>
      <w:del w:id="417" w:author="Alex Singleton" w:date="2023-07-30T13:03:00Z">
        <w:r w:rsidR="001041D6" w:rsidDel="00E83FDC">
          <w:delText xml:space="preserve">or detached </w:delText>
        </w:r>
      </w:del>
      <w:r w:rsidR="007210A4">
        <w:t>units</w:t>
      </w:r>
      <w:r w:rsidR="001041D6">
        <w:t xml:space="preserve">. While over-all residential </w:t>
      </w:r>
      <w:r w:rsidR="00495F96">
        <w:t xml:space="preserve">densities are low, overcrowding is also prevalent locally. </w:t>
      </w:r>
    </w:p>
    <w:p w14:paraId="0B668DC3" w14:textId="419866FA" w:rsidR="006D5DC2" w:rsidRDefault="005E097D" w:rsidP="006D5DC2">
      <w:r>
        <w:t xml:space="preserve">Residents are drawn from </w:t>
      </w:r>
      <w:r w:rsidR="002D50CA">
        <w:t xml:space="preserve">a range of ethnic </w:t>
      </w:r>
      <w:r w:rsidR="006764E5">
        <w:t>minorities</w:t>
      </w:r>
      <w:r w:rsidR="00F353D0">
        <w:t xml:space="preserve">, with many </w:t>
      </w:r>
      <w:del w:id="418" w:author="Longley, Paul" w:date="2023-08-01T12:06:00Z">
        <w:r w:rsidR="00F353D0" w:rsidDel="00E55614">
          <w:delText xml:space="preserve">residents </w:delText>
        </w:r>
      </w:del>
      <w:r w:rsidR="00F353D0">
        <w:t xml:space="preserve">identifying as Black and </w:t>
      </w:r>
      <w:r w:rsidR="006C2817">
        <w:t xml:space="preserve">above average numbers born in Africa. </w:t>
      </w:r>
      <w:r w:rsidR="00604669">
        <w:t xml:space="preserve">Numbers of </w:t>
      </w:r>
      <w:r w:rsidR="006D5DC2">
        <w:t xml:space="preserve">Chinese, Indian and White ethnic groups </w:t>
      </w:r>
      <w:r w:rsidR="00604669">
        <w:t xml:space="preserve">are below </w:t>
      </w:r>
      <w:r w:rsidR="006D5DC2">
        <w:t xml:space="preserve">the </w:t>
      </w:r>
      <w:r w:rsidR="00C004B5">
        <w:t>London</w:t>
      </w:r>
      <w:r w:rsidR="006D5DC2">
        <w:t xml:space="preserve"> average.</w:t>
      </w:r>
    </w:p>
    <w:p w14:paraId="1188C89D" w14:textId="29243F3F" w:rsidR="006D5DC2" w:rsidRDefault="001B0550" w:rsidP="006D5DC2">
      <w:r>
        <w:t xml:space="preserve">Levels of proficiency in English </w:t>
      </w:r>
      <w:r w:rsidR="000B62C5">
        <w:t>are below the London average</w:t>
      </w:r>
      <w:r w:rsidR="004B7BB8">
        <w:t xml:space="preserve">. Levels of separation or divorce </w:t>
      </w:r>
      <w:r w:rsidR="00F76F60">
        <w:t xml:space="preserve">and incidence of long-term illness are both </w:t>
      </w:r>
      <w:r w:rsidR="004B7BB8">
        <w:t xml:space="preserve">above average. </w:t>
      </w:r>
    </w:p>
    <w:p w14:paraId="4AC2010E" w14:textId="5F61816C" w:rsidR="00C61073" w:rsidRDefault="00755B5C" w:rsidP="00D27A12">
      <w:r>
        <w:t xml:space="preserve">Education </w:t>
      </w:r>
      <w:r w:rsidR="00C46670">
        <w:t>is typically limited to L</w:t>
      </w:r>
      <w:r w:rsidR="006D5DC2">
        <w:t>evel 1, 2, or apprenticeship qualifications.</w:t>
      </w:r>
      <w:r w:rsidR="00114885">
        <w:t xml:space="preserve"> </w:t>
      </w:r>
      <w:r w:rsidR="00AA560F">
        <w:t>F</w:t>
      </w:r>
      <w:r w:rsidR="00114885">
        <w:t xml:space="preserve">ew residents work in </w:t>
      </w:r>
      <w:r w:rsidR="00AA560F">
        <w:t>professional or managerial occupations</w:t>
      </w:r>
      <w:r w:rsidR="00C33B3A">
        <w:t xml:space="preserve"> but the employment structure is otherwise diverse</w:t>
      </w:r>
      <w:r w:rsidR="00D27A12">
        <w:t xml:space="preserve">: it includes </w:t>
      </w:r>
      <w:r w:rsidR="006D5DC2">
        <w:t xml:space="preserve">skilled trades, caring, leisure and other service occupations, sales and customer service occupations, </w:t>
      </w:r>
      <w:ins w:id="419" w:author="Alex Singleton" w:date="2023-07-30T13:09:00Z">
        <w:r w:rsidR="00C47C53">
          <w:t>con</w:t>
        </w:r>
      </w:ins>
      <w:ins w:id="420" w:author="Alex Singleton" w:date="2023-07-30T13:10:00Z">
        <w:r w:rsidR="00C47C53">
          <w:t xml:space="preserve">struction, </w:t>
        </w:r>
      </w:ins>
      <w:r w:rsidR="006D5DC2">
        <w:t xml:space="preserve">and </w:t>
      </w:r>
      <w:r w:rsidR="0010241A">
        <w:t xml:space="preserve">work as </w:t>
      </w:r>
      <w:r w:rsidR="006D5DC2">
        <w:t>process, plant, and machine operatives.</w:t>
      </w:r>
      <w:del w:id="421" w:author="Alex Singleton" w:date="2023-07-30T13:10:00Z">
        <w:r w:rsidR="006D5DC2" w:rsidDel="00C47C53">
          <w:delText xml:space="preserve"> </w:delText>
        </w:r>
        <w:r w:rsidR="00E66B00" w:rsidDel="00C47C53">
          <w:delText>Employment in t</w:delText>
        </w:r>
        <w:r w:rsidR="006D5DC2" w:rsidDel="00C47C53">
          <w:delText xml:space="preserve">he construction industry is </w:delText>
        </w:r>
        <w:r w:rsidR="00E66B00" w:rsidDel="00C47C53">
          <w:delText>particularly common</w:delText>
        </w:r>
        <w:r w:rsidR="003E6258" w:rsidDel="00C47C53">
          <w:delText>.</w:delText>
        </w:r>
      </w:del>
    </w:p>
    <w:p w14:paraId="20A5F63E" w14:textId="3E92F32C" w:rsidR="00C058B7" w:rsidRDefault="00C058B7" w:rsidP="007858ED">
      <w:pPr>
        <w:pStyle w:val="Heading3"/>
      </w:pPr>
      <w:r>
        <w:t xml:space="preserve">F1: </w:t>
      </w:r>
      <w:r w:rsidR="004B3318">
        <w:t>Terraced</w:t>
      </w:r>
      <w:r w:rsidR="00C7465A">
        <w:t xml:space="preserve"> </w:t>
      </w:r>
      <w:r w:rsidR="004B3318">
        <w:t xml:space="preserve">and </w:t>
      </w:r>
      <w:ins w:id="422" w:author="Longley, Paul" w:date="2023-08-01T12:21:00Z">
        <w:r w:rsidR="00EA4003">
          <w:t>Semi-Detached Subur</w:t>
        </w:r>
        <w:r w:rsidR="00435B97">
          <w:t>bs</w:t>
        </w:r>
      </w:ins>
      <w:del w:id="423" w:author="Longley, Paul" w:date="2023-08-01T12:21:00Z">
        <w:r w:rsidR="004B3318" w:rsidDel="00435B97">
          <w:delText>Manual Workers</w:delText>
        </w:r>
      </w:del>
    </w:p>
    <w:p w14:paraId="3FD98A49" w14:textId="4B0BAD20" w:rsidR="00C058B7" w:rsidRDefault="00435B97" w:rsidP="00800992">
      <w:ins w:id="424" w:author="Longley, Paul" w:date="2023-08-01T12:21:00Z">
        <w:r>
          <w:t xml:space="preserve">Mainly concentrated in </w:t>
        </w:r>
      </w:ins>
      <w:del w:id="425" w:author="Longley, Paul" w:date="2023-08-01T12:21:00Z">
        <w:r w:rsidR="00800992" w:rsidDel="00435B97">
          <w:delText xml:space="preserve">These are mostly </w:delText>
        </w:r>
      </w:del>
      <w:r w:rsidR="00800992">
        <w:t xml:space="preserve">outer suburban areas, </w:t>
      </w:r>
      <w:ins w:id="426" w:author="Longley, Paul" w:date="2023-08-01T12:22:00Z">
        <w:r w:rsidR="002C02D4">
          <w:t xml:space="preserve">these </w:t>
        </w:r>
      </w:ins>
      <w:del w:id="427" w:author="Longley, Paul" w:date="2023-08-01T12:22:00Z">
        <w:r w:rsidR="00800992" w:rsidDel="002C02D4">
          <w:delText xml:space="preserve">with greater numbers of </w:delText>
        </w:r>
        <w:r w:rsidR="007858ED" w:rsidDel="002C02D4">
          <w:delText xml:space="preserve">residents living in </w:delText>
        </w:r>
      </w:del>
      <w:r w:rsidR="00800992">
        <w:t xml:space="preserve">terraced and </w:t>
      </w:r>
      <w:r w:rsidR="00054388">
        <w:t>semi-detached</w:t>
      </w:r>
      <w:r w:rsidR="00800992">
        <w:t xml:space="preserve"> </w:t>
      </w:r>
      <w:ins w:id="428" w:author="Longley, Paul" w:date="2023-08-01T12:22:00Z">
        <w:r w:rsidR="007E7A93">
          <w:t>developments are less ove</w:t>
        </w:r>
      </w:ins>
      <w:ins w:id="429" w:author="Longley, Paul" w:date="2023-08-01T12:23:00Z">
        <w:r w:rsidR="007E7A93">
          <w:t>rcro</w:t>
        </w:r>
        <w:r w:rsidR="003476F9">
          <w:t xml:space="preserve">wded than </w:t>
        </w:r>
      </w:ins>
      <w:del w:id="430" w:author="Longley, Paul" w:date="2023-08-01T12:23:00Z">
        <w:r w:rsidR="00800992" w:rsidDel="003476F9">
          <w:delText xml:space="preserve">houses, and relative </w:delText>
        </w:r>
      </w:del>
      <w:r w:rsidR="00800992">
        <w:t>the Super</w:t>
      </w:r>
      <w:ins w:id="431" w:author="Longley, Paul" w:date="2023-08-01T12:23:00Z">
        <w:r w:rsidR="003476F9">
          <w:t>g</w:t>
        </w:r>
      </w:ins>
      <w:del w:id="432" w:author="Longley, Paul" w:date="2023-08-01T12:23:00Z">
        <w:r w:rsidR="00800992" w:rsidDel="003476F9">
          <w:delText xml:space="preserve"> G</w:delText>
        </w:r>
      </w:del>
      <w:r w:rsidR="00800992">
        <w:t xml:space="preserve">roup </w:t>
      </w:r>
      <w:ins w:id="433" w:author="Longley, Paul" w:date="2023-08-01T12:23:00Z">
        <w:r w:rsidR="003476F9">
          <w:t>average</w:t>
        </w:r>
        <w:r w:rsidR="00CB5D57">
          <w:t>, and resident households are more likely to own t</w:t>
        </w:r>
      </w:ins>
      <w:ins w:id="434" w:author="Longley, Paul" w:date="2023-08-01T12:24:00Z">
        <w:r w:rsidR="00CB5D57">
          <w:t xml:space="preserve">wo or more cars. </w:t>
        </w:r>
      </w:ins>
      <w:del w:id="435" w:author="Longley, Paul" w:date="2023-08-01T12:24:00Z">
        <w:r w:rsidR="00800992" w:rsidDel="00C323BF">
          <w:delText xml:space="preserve">are less </w:delText>
        </w:r>
        <w:r w:rsidR="007858ED" w:rsidDel="00C323BF">
          <w:delText>overcrowded</w:delText>
        </w:r>
        <w:r w:rsidR="00800992" w:rsidDel="00C323BF">
          <w:delText xml:space="preserve">. Given the location, there is a higher prevalence of owning two or more cars or vans. </w:delText>
        </w:r>
      </w:del>
      <w:r w:rsidR="00800992">
        <w:t xml:space="preserve">There </w:t>
      </w:r>
      <w:r w:rsidR="004B3318">
        <w:t>are fewer</w:t>
      </w:r>
      <w:r w:rsidR="00800992">
        <w:t xml:space="preserve"> residents </w:t>
      </w:r>
      <w:r w:rsidR="004B3318">
        <w:t xml:space="preserve">aged </w:t>
      </w:r>
      <w:r w:rsidR="00800992">
        <w:t xml:space="preserve">25-44, </w:t>
      </w:r>
      <w:ins w:id="436" w:author="Longley, Paul" w:date="2023-08-01T12:26:00Z">
        <w:r w:rsidR="00ED2D9A">
          <w:t xml:space="preserve">and a larger share of residents </w:t>
        </w:r>
      </w:ins>
      <w:del w:id="437" w:author="Longley, Paul" w:date="2023-08-01T12:26:00Z">
        <w:r w:rsidR="00800992" w:rsidDel="00ED2D9A">
          <w:delText>and for those employed</w:delText>
        </w:r>
        <w:r w:rsidR="00054388" w:rsidDel="00ED2D9A">
          <w:delText>, relative to the Super Group</w:delText>
        </w:r>
        <w:r w:rsidR="00800992" w:rsidDel="00ED2D9A">
          <w:delText xml:space="preserve"> there are high</w:delText>
        </w:r>
        <w:r w:rsidR="004B3318" w:rsidDel="00ED2D9A">
          <w:delText>er</w:delText>
        </w:r>
        <w:r w:rsidR="00800992" w:rsidDel="00ED2D9A">
          <w:delText xml:space="preserve"> numbers </w:delText>
        </w:r>
      </w:del>
      <w:r w:rsidR="00800992">
        <w:t xml:space="preserve">employed in administrative and secretarial occupations. Residents are </w:t>
      </w:r>
      <w:del w:id="438" w:author="Longley, Paul" w:date="2023-08-01T12:27:00Z">
        <w:r w:rsidR="004B3318" w:rsidDel="00D623E6">
          <w:delText xml:space="preserve">also </w:delText>
        </w:r>
      </w:del>
      <w:r w:rsidR="00800992">
        <w:t xml:space="preserve">more likely to </w:t>
      </w:r>
      <w:ins w:id="439" w:author="Longley, Paul" w:date="2023-08-01T12:26:00Z">
        <w:r w:rsidR="00374F6B">
          <w:t xml:space="preserve">have </w:t>
        </w:r>
      </w:ins>
      <w:r w:rsidR="00800992">
        <w:t>be</w:t>
      </w:r>
      <w:ins w:id="440" w:author="Longley, Paul" w:date="2023-08-01T12:27:00Z">
        <w:r w:rsidR="00374F6B">
          <w:t>en</w:t>
        </w:r>
      </w:ins>
      <w:r w:rsidR="00800992">
        <w:t xml:space="preserve"> born in the UK, </w:t>
      </w:r>
      <w:ins w:id="441" w:author="Longley, Paul" w:date="2023-08-01T12:27:00Z">
        <w:r w:rsidR="003A3A77">
          <w:t>less like</w:t>
        </w:r>
      </w:ins>
      <w:ins w:id="442" w:author="Longley, Paul" w:date="2023-08-01T12:28:00Z">
        <w:r w:rsidR="003A3A77">
          <w:t xml:space="preserve">ly to have been born in </w:t>
        </w:r>
      </w:ins>
      <w:ins w:id="443" w:author="Longley, Paul" w:date="2023-08-01T12:30:00Z">
        <w:r w:rsidR="0094344E">
          <w:t xml:space="preserve">the EU or </w:t>
        </w:r>
      </w:ins>
      <w:del w:id="444" w:author="Longley, Paul" w:date="2023-08-01T12:31:00Z">
        <w:r w:rsidR="00800992" w:rsidDel="00A2731F">
          <w:delText>and</w:delText>
        </w:r>
      </w:del>
      <w:ins w:id="445" w:author="Longley, Paul" w:date="2023-08-01T12:31:00Z">
        <w:r w:rsidR="00A2731F">
          <w:t>Africa, and</w:t>
        </w:r>
      </w:ins>
      <w:r w:rsidR="00800992">
        <w:t xml:space="preserve"> </w:t>
      </w:r>
      <w:ins w:id="446" w:author="Longley, Paul" w:date="2023-08-01T12:31:00Z">
        <w:r w:rsidR="00A2731F">
          <w:t xml:space="preserve">much less likely to self-identify as </w:t>
        </w:r>
      </w:ins>
      <w:del w:id="447" w:author="Longley, Paul" w:date="2023-08-01T12:31:00Z">
        <w:r w:rsidR="00800992" w:rsidDel="00A2731F">
          <w:delText xml:space="preserve">there are fewer </w:delText>
        </w:r>
      </w:del>
      <w:r w:rsidR="00800992">
        <w:t>Bangladeshi</w:t>
      </w:r>
      <w:del w:id="448" w:author="Longley, Paul" w:date="2023-08-01T12:31:00Z">
        <w:r w:rsidR="00800992" w:rsidDel="00A2731F">
          <w:delText xml:space="preserve"> residents</w:delText>
        </w:r>
        <w:r w:rsidR="00054388" w:rsidDel="00A2731F">
          <w:delText>, and those born in Africa</w:delText>
        </w:r>
      </w:del>
      <w:r w:rsidR="00054388">
        <w:t>.</w:t>
      </w:r>
    </w:p>
    <w:p w14:paraId="1ED96099" w14:textId="624AE90B" w:rsidR="00C058B7" w:rsidRDefault="00C058B7" w:rsidP="007858ED">
      <w:pPr>
        <w:pStyle w:val="Heading3"/>
      </w:pPr>
      <w:r>
        <w:t xml:space="preserve">F2: </w:t>
      </w:r>
      <w:del w:id="449" w:author="Longley, Paul" w:date="2023-08-01T12:54:00Z">
        <w:r w:rsidR="004B3318" w:rsidDel="00A9496D">
          <w:delText>Diverse</w:delText>
        </w:r>
        <w:r w:rsidR="007858ED" w:rsidDel="00A9496D">
          <w:delText xml:space="preserve"> </w:delText>
        </w:r>
      </w:del>
      <w:r w:rsidR="006245B4">
        <w:t>Social Rente</w:t>
      </w:r>
      <w:ins w:id="450" w:author="Longley, Paul" w:date="2023-08-01T12:54:00Z">
        <w:r w:rsidR="00E42167">
          <w:t>d Sector and Diverse Origins</w:t>
        </w:r>
      </w:ins>
      <w:del w:id="451" w:author="Longley, Paul" w:date="2023-08-01T12:54:00Z">
        <w:r w:rsidR="006245B4" w:rsidDel="00E42167">
          <w:delText>rs</w:delText>
        </w:r>
      </w:del>
    </w:p>
    <w:p w14:paraId="3E765AB9" w14:textId="2E730090" w:rsidR="007858ED" w:rsidRDefault="00055117" w:rsidP="006245B4">
      <w:ins w:id="452" w:author="Longley, Paul" w:date="2023-08-01T12:40:00Z">
        <w:r>
          <w:t xml:space="preserve">Scattered </w:t>
        </w:r>
        <w:r w:rsidR="00777DC9">
          <w:t>across London’s Inner and Outer subu</w:t>
        </w:r>
      </w:ins>
      <w:ins w:id="453" w:author="Longley, Paul" w:date="2023-08-01T12:41:00Z">
        <w:r w:rsidR="00777DC9">
          <w:t xml:space="preserve">rbs, </w:t>
        </w:r>
      </w:ins>
      <w:ins w:id="454" w:author="Longley, Paul" w:date="2023-08-01T12:58:00Z">
        <w:r w:rsidR="00607550">
          <w:t xml:space="preserve">residents of </w:t>
        </w:r>
      </w:ins>
      <w:ins w:id="455" w:author="Longley, Paul" w:date="2023-08-01T12:41:00Z">
        <w:r w:rsidR="00777DC9">
          <w:t xml:space="preserve">these neighbourhoods </w:t>
        </w:r>
      </w:ins>
      <w:del w:id="456" w:author="Longley, Paul" w:date="2023-08-01T12:41:00Z">
        <w:r w:rsidR="006245B4" w:rsidDel="00B10E52">
          <w:delText xml:space="preserve">Residents of these areas </w:delText>
        </w:r>
      </w:del>
      <w:r w:rsidR="006245B4">
        <w:t xml:space="preserve">are </w:t>
      </w:r>
      <w:ins w:id="457" w:author="Longley, Paul" w:date="2023-08-01T12:58:00Z">
        <w:r w:rsidR="00607550">
          <w:t xml:space="preserve">typically housed in the social rented sector, </w:t>
        </w:r>
        <w:r w:rsidR="007F5664">
          <w:t>and few others are o</w:t>
        </w:r>
      </w:ins>
      <w:ins w:id="458" w:author="Longley, Paul" w:date="2023-08-01T12:59:00Z">
        <w:r w:rsidR="007F5664">
          <w:t>wner occupiers.</w:t>
        </w:r>
      </w:ins>
      <w:ins w:id="459" w:author="Longley, Paul" w:date="2023-08-01T13:00:00Z">
        <w:r w:rsidR="007B4AA6">
          <w:t xml:space="preserve"> Although terraced and semi-detached houses </w:t>
        </w:r>
        <w:r w:rsidR="008E5D9B">
          <w:t xml:space="preserve">predominate, more </w:t>
        </w:r>
      </w:ins>
      <w:ins w:id="460" w:author="Longley, Paul" w:date="2023-08-01T13:01:00Z">
        <w:r w:rsidR="008E5D9B">
          <w:t xml:space="preserve">residents live in flats than elsewhere in the Supergroup. </w:t>
        </w:r>
      </w:ins>
      <w:ins w:id="461" w:author="Longley, Paul" w:date="2023-08-01T12:59:00Z">
        <w:r w:rsidR="007F5664">
          <w:t xml:space="preserve">Neighbourhoods are </w:t>
        </w:r>
      </w:ins>
      <w:r w:rsidR="006245B4">
        <w:t>more ethnically diverse</w:t>
      </w:r>
      <w:ins w:id="462" w:author="Longley, Paul" w:date="2023-08-01T12:41:00Z">
        <w:r w:rsidR="00B10E52">
          <w:t xml:space="preserve"> than the Supergroup average</w:t>
        </w:r>
      </w:ins>
      <w:r w:rsidR="006245B4">
        <w:t xml:space="preserve">, with those of Bangladeshi, Pakistani and </w:t>
      </w:r>
      <w:ins w:id="463" w:author="Longley, Paul" w:date="2023-08-01T12:42:00Z">
        <w:r w:rsidR="00BC45AF">
          <w:t xml:space="preserve">some </w:t>
        </w:r>
      </w:ins>
      <w:r w:rsidR="006245B4">
        <w:t xml:space="preserve">Black ethnicities more prevalent; </w:t>
      </w:r>
      <w:ins w:id="464" w:author="Longley, Paul" w:date="2023-08-01T12:43:00Z">
        <w:r w:rsidR="001C1F41">
          <w:t xml:space="preserve">and </w:t>
        </w:r>
        <w:r w:rsidR="001316B7">
          <w:t>Eu</w:t>
        </w:r>
      </w:ins>
      <w:ins w:id="465" w:author="Longley, Paul" w:date="2023-08-01T12:44:00Z">
        <w:r w:rsidR="001316B7">
          <w:t>ropeans born in an overseas no</w:t>
        </w:r>
        <w:r w:rsidR="00220672">
          <w:t xml:space="preserve">n-EU country making up more of the lower proportion of residents identifying </w:t>
        </w:r>
      </w:ins>
      <w:del w:id="466" w:author="Longley, Paul" w:date="2023-08-01T12:45:00Z">
        <w:r w:rsidR="006245B4" w:rsidDel="00220672">
          <w:delText xml:space="preserve">with fewer identified </w:delText>
        </w:r>
      </w:del>
      <w:r w:rsidR="006245B4">
        <w:t>as White</w:t>
      </w:r>
      <w:del w:id="467" w:author="Longley, Paul" w:date="2023-08-01T12:45:00Z">
        <w:r w:rsidR="006245B4" w:rsidDel="00220672">
          <w:delText>, and many born in a non-EU country</w:delText>
        </w:r>
      </w:del>
      <w:r w:rsidR="006245B4">
        <w:t xml:space="preserve">. </w:t>
      </w:r>
      <w:ins w:id="468" w:author="Longley, Paul" w:date="2023-08-01T12:49:00Z">
        <w:r w:rsidR="00F2744F">
          <w:t>Few residents are very old (8</w:t>
        </w:r>
        <w:r w:rsidR="00684CCA">
          <w:t>5+)</w:t>
        </w:r>
      </w:ins>
      <w:del w:id="469" w:author="Longley, Paul" w:date="2023-08-01T13:02:00Z">
        <w:r w:rsidR="004B3318" w:rsidDel="00D30905">
          <w:delText>Relative to the Super Group there</w:delText>
        </w:r>
        <w:r w:rsidR="006245B4" w:rsidDel="00D30905">
          <w:delText xml:space="preserve"> are fewer residents greater </w:delText>
        </w:r>
        <w:r w:rsidR="004B3318" w:rsidDel="00D30905">
          <w:delText>aged</w:delText>
        </w:r>
        <w:r w:rsidR="006245B4" w:rsidDel="00D30905">
          <w:delText xml:space="preserve"> 85</w:delText>
        </w:r>
        <w:r w:rsidR="004B3318" w:rsidDel="00D30905">
          <w:delText>+</w:delText>
        </w:r>
        <w:r w:rsidR="006245B4" w:rsidDel="00D30905">
          <w:delText xml:space="preserve"> and there is a higher number living in flats or maisonettes, </w:delText>
        </w:r>
        <w:r w:rsidR="004B3318" w:rsidDel="00D30905">
          <w:delText xml:space="preserve">with more properties being </w:delText>
        </w:r>
        <w:r w:rsidR="006245B4" w:rsidDel="00D30905">
          <w:delText>socially rented</w:delText>
        </w:r>
      </w:del>
      <w:r w:rsidR="006245B4">
        <w:t xml:space="preserve">. </w:t>
      </w:r>
      <w:ins w:id="470" w:author="Longley, Paul" w:date="2023-08-01T13:02:00Z">
        <w:r w:rsidR="008C4FE3">
          <w:t>Employment in d</w:t>
        </w:r>
      </w:ins>
      <w:del w:id="471" w:author="Longley, Paul" w:date="2023-08-01T13:02:00Z">
        <w:r w:rsidR="007C6947" w:rsidDel="008C4FE3">
          <w:delText>Patterns of employment are similar to the Super Group with moderately more working in</w:delText>
        </w:r>
        <w:r w:rsidR="006245B4" w:rsidDel="008C4FE3">
          <w:delText xml:space="preserve"> D</w:delText>
        </w:r>
      </w:del>
      <w:r w:rsidR="006245B4">
        <w:t xml:space="preserve">istribution, </w:t>
      </w:r>
      <w:ins w:id="472" w:author="Longley, Paul" w:date="2023-08-01T13:02:00Z">
        <w:r w:rsidR="008C4FE3">
          <w:t>h</w:t>
        </w:r>
      </w:ins>
      <w:del w:id="473" w:author="Longley, Paul" w:date="2023-08-01T13:02:00Z">
        <w:r w:rsidR="006245B4" w:rsidDel="008C4FE3">
          <w:delText>H</w:delText>
        </w:r>
      </w:del>
      <w:r w:rsidR="006245B4">
        <w:t xml:space="preserve">otels and </w:t>
      </w:r>
      <w:ins w:id="474" w:author="Longley, Paul" w:date="2023-08-01T13:02:00Z">
        <w:r w:rsidR="008C4FE3">
          <w:t>r</w:t>
        </w:r>
      </w:ins>
      <w:del w:id="475" w:author="Longley, Paul" w:date="2023-08-01T13:02:00Z">
        <w:r w:rsidR="006245B4" w:rsidDel="008C4FE3">
          <w:delText>R</w:delText>
        </w:r>
      </w:del>
      <w:r w:rsidR="006245B4">
        <w:t>estaurants</w:t>
      </w:r>
      <w:ins w:id="476" w:author="Longley, Paul" w:date="2023-08-01T13:02:00Z">
        <w:r w:rsidR="008C4FE3">
          <w:t xml:space="preserve"> is more common than elsewhere in th</w:t>
        </w:r>
      </w:ins>
      <w:ins w:id="477" w:author="Longley, Paul" w:date="2023-08-01T13:03:00Z">
        <w:r w:rsidR="008C4FE3">
          <w:t>e Supergroup</w:t>
        </w:r>
      </w:ins>
      <w:r w:rsidR="007C6947">
        <w:t>.</w:t>
      </w:r>
    </w:p>
    <w:p w14:paraId="30D60CF3" w14:textId="21C8B1EF" w:rsidR="00C61073" w:rsidRDefault="00C61073">
      <w:r>
        <w:br w:type="page"/>
      </w:r>
    </w:p>
    <w:p w14:paraId="0CA78D79" w14:textId="7E573D84" w:rsidR="006D5DC2" w:rsidRDefault="006D5DC2" w:rsidP="001A4EFD">
      <w:pPr>
        <w:pStyle w:val="Heading2"/>
      </w:pPr>
      <w:r w:rsidRPr="00385BF9">
        <w:rPr>
          <w:b/>
          <w:bCs/>
        </w:rPr>
        <w:lastRenderedPageBreak/>
        <w:t>G:</w:t>
      </w:r>
      <w:r w:rsidR="00385BF9" w:rsidRPr="00385BF9">
        <w:rPr>
          <w:b/>
          <w:bCs/>
        </w:rPr>
        <w:t xml:space="preserve"> </w:t>
      </w:r>
      <w:del w:id="478" w:author="Alex Singleton" w:date="2023-07-30T17:54:00Z">
        <w:r w:rsidR="00385BF9" w:rsidRPr="00385BF9" w:rsidDel="00E913C3">
          <w:rPr>
            <w:b/>
            <w:bCs/>
          </w:rPr>
          <w:delText xml:space="preserve">Ageing </w:delText>
        </w:r>
      </w:del>
      <w:ins w:id="479" w:author="Longley, Paul" w:date="2023-08-01T13:04:00Z">
        <w:r w:rsidR="00F806A6">
          <w:rPr>
            <w:b/>
            <w:bCs/>
          </w:rPr>
          <w:t>Older Residents in</w:t>
        </w:r>
      </w:ins>
      <w:ins w:id="480" w:author="Alex Singleton" w:date="2023-07-30T17:54:00Z">
        <w:del w:id="481" w:author="Longley, Paul" w:date="2023-08-01T13:04:00Z">
          <w:r w:rsidR="00E913C3" w:rsidDel="00F806A6">
            <w:rPr>
              <w:b/>
              <w:bCs/>
            </w:rPr>
            <w:delText>Mature</w:delText>
          </w:r>
        </w:del>
        <w:r w:rsidR="00E913C3">
          <w:rPr>
            <w:b/>
            <w:bCs/>
          </w:rPr>
          <w:t xml:space="preserve"> </w:t>
        </w:r>
      </w:ins>
      <w:r w:rsidR="00010502">
        <w:rPr>
          <w:b/>
          <w:bCs/>
        </w:rPr>
        <w:t>Owner-Occupied</w:t>
      </w:r>
      <w:r w:rsidR="00BA643D">
        <w:rPr>
          <w:b/>
          <w:bCs/>
        </w:rPr>
        <w:t xml:space="preserve"> Suburbs</w:t>
      </w:r>
      <w:r w:rsidR="00385BF9" w:rsidRPr="00385BF9">
        <w:rPr>
          <w:b/>
          <w:bCs/>
        </w:rPr>
        <w:t xml:space="preserve">: </w:t>
      </w:r>
      <w:r w:rsidR="00A353C7" w:rsidRPr="006764E5">
        <w:t xml:space="preserve">Outer </w:t>
      </w:r>
      <w:r w:rsidR="00385BF9" w:rsidRPr="00385BF9">
        <w:t>London neighbourhood</w:t>
      </w:r>
      <w:r w:rsidR="0004483E">
        <w:t>s</w:t>
      </w:r>
      <w:r w:rsidR="00385BF9" w:rsidRPr="00385BF9">
        <w:t xml:space="preserve"> </w:t>
      </w:r>
      <w:r w:rsidR="00E603A8">
        <w:t xml:space="preserve">mainly comprising </w:t>
      </w:r>
      <w:r w:rsidR="00385BF9" w:rsidRPr="00385BF9">
        <w:t>White</w:t>
      </w:r>
      <w:r w:rsidR="00E603A8">
        <w:t>,</w:t>
      </w:r>
      <w:r w:rsidR="00385BF9" w:rsidRPr="00385BF9">
        <w:t xml:space="preserve"> UK-born </w:t>
      </w:r>
      <w:r w:rsidR="00AB66AF">
        <w:t>owner-occupiers</w:t>
      </w:r>
      <w:r w:rsidR="00385BF9" w:rsidRPr="00385BF9">
        <w:t xml:space="preserve"> living in owned detached or semi-detached ho</w:t>
      </w:r>
      <w:r w:rsidR="00AB66AF">
        <w:t>us</w:t>
      </w:r>
      <w:r w:rsidR="00385BF9" w:rsidRPr="00385BF9">
        <w:t>es</w:t>
      </w:r>
      <w:r w:rsidR="00AE09B0">
        <w:t>.</w:t>
      </w:r>
    </w:p>
    <w:p w14:paraId="25551CEE" w14:textId="16609C81" w:rsidR="006E6327" w:rsidRDefault="0080514E" w:rsidP="006E6327">
      <w:r>
        <w:rPr>
          <w:noProof/>
        </w:rPr>
        <w:drawing>
          <wp:anchor distT="0" distB="0" distL="114300" distR="114300" simplePos="0" relativeHeight="251664384" behindDoc="0" locked="0" layoutInCell="1" allowOverlap="1" wp14:anchorId="1CF294D0" wp14:editId="2689C672">
            <wp:simplePos x="0" y="0"/>
            <wp:positionH relativeFrom="column">
              <wp:posOffset>0</wp:posOffset>
            </wp:positionH>
            <wp:positionV relativeFrom="paragraph">
              <wp:posOffset>-244</wp:posOffset>
            </wp:positionV>
            <wp:extent cx="2790092" cy="2083960"/>
            <wp:effectExtent l="0" t="0" r="0" b="0"/>
            <wp:wrapSquare wrapText="bothSides"/>
            <wp:docPr id="370733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0092" cy="2083960"/>
                    </a:xfrm>
                    <a:prstGeom prst="rect">
                      <a:avLst/>
                    </a:prstGeom>
                    <a:noFill/>
                    <a:ln>
                      <a:noFill/>
                    </a:ln>
                  </pic:spPr>
                </pic:pic>
              </a:graphicData>
            </a:graphic>
          </wp:anchor>
        </w:drawing>
      </w:r>
      <w:r w:rsidR="00F81264">
        <w:t>The</w:t>
      </w:r>
      <w:r w:rsidR="002821CA">
        <w:t xml:space="preserve"> </w:t>
      </w:r>
      <w:r w:rsidR="00D641C5">
        <w:t xml:space="preserve">age distribution of these </w:t>
      </w:r>
      <w:r w:rsidR="00037A78">
        <w:t xml:space="preserve">neighbourhoods is skewed towards older age groups, </w:t>
      </w:r>
      <w:r w:rsidR="00A312ED">
        <w:t xml:space="preserve">although few residents live alone </w:t>
      </w:r>
      <w:r w:rsidR="002534B8">
        <w:t>or in communal establishments</w:t>
      </w:r>
      <w:r w:rsidR="00904E72">
        <w:t xml:space="preserve"> and numbers of dependent children are around the London average. </w:t>
      </w:r>
      <w:r w:rsidR="009865CA">
        <w:t xml:space="preserve">Owner occupation is the norm, as is residence in </w:t>
      </w:r>
      <w:r w:rsidR="004C1162">
        <w:t>detached</w:t>
      </w:r>
      <w:r w:rsidR="009865CA">
        <w:t xml:space="preserve"> or </w:t>
      </w:r>
      <w:r w:rsidR="00A540AF">
        <w:t>semi-detached</w:t>
      </w:r>
      <w:r w:rsidR="009865CA">
        <w:t xml:space="preserve"> </w:t>
      </w:r>
      <w:r w:rsidR="004C1162">
        <w:t>houses</w:t>
      </w:r>
      <w:r w:rsidR="009865CA">
        <w:t xml:space="preserve">. </w:t>
      </w:r>
      <w:r w:rsidR="004C1162">
        <w:t>Residential</w:t>
      </w:r>
      <w:r w:rsidR="00A204F8">
        <w:t xml:space="preserve"> densities </w:t>
      </w:r>
      <w:r w:rsidR="006D0D3B">
        <w:t xml:space="preserve">are </w:t>
      </w:r>
      <w:proofErr w:type="gramStart"/>
      <w:r w:rsidR="006D0D3B">
        <w:t>low</w:t>
      </w:r>
      <w:proofErr w:type="gramEnd"/>
      <w:r w:rsidR="006D0D3B">
        <w:t xml:space="preserve"> </w:t>
      </w:r>
      <w:r w:rsidR="007C6972">
        <w:t xml:space="preserve">and many households have spare rooms. </w:t>
      </w:r>
      <w:r w:rsidR="00C93D43">
        <w:t>Most residents were born in the UK and</w:t>
      </w:r>
      <w:r w:rsidR="00BF2E0C">
        <w:t xml:space="preserve">, aside from </w:t>
      </w:r>
      <w:r w:rsidR="00B43379">
        <w:t>some members of Chinese and Indian ethnicities, i</w:t>
      </w:r>
      <w:r w:rsidR="000858E4">
        <w:t>dentify as White British. M</w:t>
      </w:r>
      <w:r w:rsidR="00C93D43">
        <w:t>ixed ethnicity households are rare.</w:t>
      </w:r>
    </w:p>
    <w:p w14:paraId="235D2E23" w14:textId="2662F613" w:rsidR="006E6327" w:rsidRDefault="0084118E" w:rsidP="006E6327">
      <w:r>
        <w:t>Incidence of m</w:t>
      </w:r>
      <w:r w:rsidR="006E6327">
        <w:t xml:space="preserve">arried </w:t>
      </w:r>
      <w:r>
        <w:t xml:space="preserve">couples </w:t>
      </w:r>
      <w:ins w:id="482" w:author="Longley, Paul" w:date="2023-08-01T13:05:00Z">
        <w:r w:rsidR="001203D8">
          <w:t>is</w:t>
        </w:r>
      </w:ins>
      <w:del w:id="483" w:author="Longley, Paul" w:date="2023-08-01T13:05:00Z">
        <w:r w:rsidR="004C1162" w:rsidDel="001203D8">
          <w:delText>are</w:delText>
        </w:r>
      </w:del>
      <w:r w:rsidR="004C1162">
        <w:t xml:space="preserve"> </w:t>
      </w:r>
      <w:r w:rsidR="00250765">
        <w:t xml:space="preserve">higher than the London average and few individuals </w:t>
      </w:r>
      <w:r w:rsidR="000F78DE">
        <w:t xml:space="preserve">have never been married. </w:t>
      </w:r>
    </w:p>
    <w:p w14:paraId="00053F0A" w14:textId="7492B3C3" w:rsidR="005904D9" w:rsidRDefault="00F13804" w:rsidP="005904D9">
      <w:r>
        <w:t xml:space="preserve">A </w:t>
      </w:r>
      <w:r w:rsidR="006E6327">
        <w:t xml:space="preserve">large proportion of </w:t>
      </w:r>
      <w:r>
        <w:t>th</w:t>
      </w:r>
      <w:r w:rsidR="004C1162">
        <w:t>o</w:t>
      </w:r>
      <w:r>
        <w:t xml:space="preserve">se </w:t>
      </w:r>
      <w:r w:rsidR="006E6327">
        <w:t xml:space="preserve">individuals </w:t>
      </w:r>
      <w:r>
        <w:t>still in employmen</w:t>
      </w:r>
      <w:r w:rsidR="00AC46A5">
        <w:t xml:space="preserve">t work </w:t>
      </w:r>
      <w:r w:rsidR="006E6327">
        <w:t>in administrative and secretarial occupations, as well as in the construction industry.</w:t>
      </w:r>
      <w:r w:rsidR="00A66F3C">
        <w:t xml:space="preserve"> Few residents are </w:t>
      </w:r>
      <w:proofErr w:type="gramStart"/>
      <w:r w:rsidR="00A66F3C">
        <w:t>students</w:t>
      </w:r>
      <w:proofErr w:type="gramEnd"/>
      <w:r w:rsidR="00A66F3C">
        <w:t xml:space="preserve"> and many households own more than one car.</w:t>
      </w:r>
    </w:p>
    <w:p w14:paraId="3D3837C5" w14:textId="55812888" w:rsidR="006D5DC2" w:rsidRDefault="00A24C62" w:rsidP="008828FA">
      <w:pPr>
        <w:pStyle w:val="Heading3"/>
      </w:pPr>
      <w:r>
        <w:t>G1:</w:t>
      </w:r>
      <w:r w:rsidR="008828FA">
        <w:t xml:space="preserve"> Professional Periphery </w:t>
      </w:r>
    </w:p>
    <w:p w14:paraId="4119BBB1" w14:textId="5F354665" w:rsidR="008828FA" w:rsidRDefault="008828FA" w:rsidP="006E6327">
      <w:r>
        <w:t>These neighbourhoods are more likely to house residents who a</w:t>
      </w:r>
      <w:ins w:id="484" w:author="Longley, Paul" w:date="2023-08-01T13:12:00Z">
        <w:r w:rsidR="006F77D6">
          <w:t>ged</w:t>
        </w:r>
      </w:ins>
      <w:del w:id="485" w:author="Longley, Paul" w:date="2023-08-01T13:12:00Z">
        <w:r w:rsidDel="006F77D6">
          <w:delText>re</w:delText>
        </w:r>
      </w:del>
      <w:r>
        <w:t xml:space="preserve"> </w:t>
      </w:r>
      <w:ins w:id="486" w:author="Longley, Paul" w:date="2023-08-01T13:12:00Z">
        <w:r w:rsidR="006F77D6">
          <w:t>4</w:t>
        </w:r>
      </w:ins>
      <w:del w:id="487" w:author="Longley, Paul" w:date="2023-08-01T13:12:00Z">
        <w:r w:rsidDel="006F77D6">
          <w:delText>6</w:delText>
        </w:r>
      </w:del>
      <w:r>
        <w:t xml:space="preserve">5+, </w:t>
      </w:r>
      <w:ins w:id="488" w:author="Longley, Paul" w:date="2023-08-01T13:12:00Z">
        <w:r w:rsidR="000F06AD">
          <w:t>including the very old (85+)</w:t>
        </w:r>
      </w:ins>
      <w:ins w:id="489" w:author="Longley, Paul" w:date="2023-08-01T13:13:00Z">
        <w:r w:rsidR="006F6294">
          <w:t>.</w:t>
        </w:r>
      </w:ins>
      <w:moveFromRangeStart w:id="490" w:author="Longley, Paul" w:date="2023-08-01T13:22:00Z" w:name="move141788542"/>
      <w:moveFrom w:id="491" w:author="Longley, Paul" w:date="2023-08-01T13:22:00Z">
        <w:r w:rsidDel="00C2020B">
          <w:t xml:space="preserve">with </w:t>
        </w:r>
        <w:r w:rsidR="00570B31" w:rsidDel="00C2020B">
          <w:t>greater</w:t>
        </w:r>
        <w:r w:rsidDel="00C2020B">
          <w:t xml:space="preserve"> than the Super Group identifying as of Indian, with correspondingly fewer White, and higher propensity for other religions.</w:t>
        </w:r>
      </w:moveFrom>
      <w:moveFromRangeEnd w:id="490"/>
      <w:del w:id="492" w:author="Longley, Paul" w:date="2023-08-01T13:17:00Z">
        <w:r w:rsidDel="00554E1A">
          <w:delText xml:space="preserve"> </w:delText>
        </w:r>
      </w:del>
      <w:r>
        <w:t xml:space="preserve"> Those </w:t>
      </w:r>
      <w:ins w:id="493" w:author="Longley, Paul" w:date="2023-08-01T13:17:00Z">
        <w:r w:rsidR="00554E1A">
          <w:t xml:space="preserve">still </w:t>
        </w:r>
      </w:ins>
      <w:r>
        <w:t xml:space="preserve">in work are more </w:t>
      </w:r>
      <w:ins w:id="494" w:author="Longley, Paul" w:date="2023-08-01T13:17:00Z">
        <w:r w:rsidR="00554E1A">
          <w:t xml:space="preserve">likely </w:t>
        </w:r>
        <w:r w:rsidR="00F02872">
          <w:t xml:space="preserve">to be </w:t>
        </w:r>
      </w:ins>
      <w:del w:id="495" w:author="Longley, Paul" w:date="2023-08-01T13:17:00Z">
        <w:r w:rsidDel="00F02872">
          <w:delText xml:space="preserve">prevalently are </w:delText>
        </w:r>
      </w:del>
      <w:r>
        <w:t xml:space="preserve">managers, directors </w:t>
      </w:r>
      <w:ins w:id="496" w:author="Longley, Paul" w:date="2023-08-01T13:17:00Z">
        <w:r w:rsidR="00F02872">
          <w:t>or</w:t>
        </w:r>
      </w:ins>
      <w:del w:id="497" w:author="Longley, Paul" w:date="2023-08-01T13:17:00Z">
        <w:r w:rsidDel="00F02872">
          <w:delText>and</w:delText>
        </w:r>
      </w:del>
      <w:r>
        <w:t xml:space="preserve"> senior officials</w:t>
      </w:r>
      <w:ins w:id="498" w:author="Longley, Paul" w:date="2023-08-01T13:17:00Z">
        <w:r w:rsidR="00F02872">
          <w:t xml:space="preserve"> than elsew</w:t>
        </w:r>
      </w:ins>
      <w:ins w:id="499" w:author="Longley, Paul" w:date="2023-08-01T13:18:00Z">
        <w:r w:rsidR="00F02872">
          <w:t>here in the Supergroup</w:t>
        </w:r>
        <w:r w:rsidR="00CE77D0">
          <w:t>,</w:t>
        </w:r>
      </w:ins>
      <w:del w:id="500" w:author="Longley, Paul" w:date="2023-08-01T13:18:00Z">
        <w:r w:rsidDel="00CE77D0">
          <w:delText>;</w:delText>
        </w:r>
      </w:del>
      <w:r>
        <w:t xml:space="preserve"> with fewer working in unskilled manual or support occupations. </w:t>
      </w:r>
      <w:ins w:id="501" w:author="Longley, Paul" w:date="2023-08-01T13:21:00Z">
        <w:r w:rsidR="000248BF">
          <w:t>The incidence of terraced housing is below the Supergroup average, but more residents live in communal establishments</w:t>
        </w:r>
        <w:r w:rsidR="0042064B">
          <w:t xml:space="preserve">. </w:t>
        </w:r>
      </w:ins>
      <w:moveToRangeStart w:id="502" w:author="Longley, Paul" w:date="2023-08-01T13:22:00Z" w:name="move141788542"/>
      <w:moveTo w:id="503" w:author="Longley, Paul" w:date="2023-08-01T13:22:00Z">
        <w:del w:id="504" w:author="Longley, Paul" w:date="2023-08-01T13:22:00Z">
          <w:r w:rsidR="0042064B" w:rsidDel="003C0D88">
            <w:delText xml:space="preserve">with greater than the Super Group identifying as of Indian, with correspondingly fewer </w:delText>
          </w:r>
        </w:del>
        <w:r w:rsidR="0042064B">
          <w:t>White</w:t>
        </w:r>
      </w:moveTo>
      <w:ins w:id="505" w:author="Longley, Paul" w:date="2023-08-01T13:22:00Z">
        <w:r w:rsidR="003C0D88">
          <w:t xml:space="preserve"> ethnic groups are less dominant than elsewhere in the Supergroup</w:t>
        </w:r>
      </w:ins>
      <w:ins w:id="506" w:author="Longley, Paul" w:date="2023-08-01T13:23:00Z">
        <w:r w:rsidR="00352734">
          <w:t>, with greater numbers self-identifying as Indian</w:t>
        </w:r>
        <w:r w:rsidR="008E7D60">
          <w:t>, and there is greater af</w:t>
        </w:r>
      </w:ins>
      <w:ins w:id="507" w:author="Longley, Paul" w:date="2023-08-01T13:24:00Z">
        <w:r w:rsidR="008E7D60">
          <w:t xml:space="preserve">filiation to non-Christian </w:t>
        </w:r>
        <w:r w:rsidR="005C1E0F">
          <w:t>religions.</w:t>
        </w:r>
      </w:ins>
      <w:ins w:id="508" w:author="Longley, Paul" w:date="2023-08-01T13:44:00Z">
        <w:r w:rsidR="00E14259">
          <w:t xml:space="preserve"> Levels of illness are below the Supergroup average.</w:t>
        </w:r>
      </w:ins>
      <w:moveTo w:id="509" w:author="Longley, Paul" w:date="2023-08-01T13:22:00Z">
        <w:del w:id="510" w:author="Longley, Paul" w:date="2023-08-01T13:24:00Z">
          <w:r w:rsidR="0042064B" w:rsidDel="005C1E0F">
            <w:delText>, and higher propensity for other religions.</w:delText>
          </w:r>
        </w:del>
      </w:moveTo>
      <w:moveToRangeEnd w:id="502"/>
      <w:del w:id="511" w:author="Longley, Paul" w:date="2023-08-01T13:24:00Z">
        <w:r w:rsidR="0074008F" w:rsidDel="005C1E0F">
          <w:delText>Although still under the London average, relative to the Super Group there</w:delText>
        </w:r>
        <w:r w:rsidDel="005C1E0F">
          <w:delText xml:space="preserve"> are more communal establishments within these areas which may include residential care homes, </w:delText>
        </w:r>
        <w:r w:rsidR="0074008F" w:rsidDel="005C1E0F">
          <w:delText>alongside</w:delText>
        </w:r>
        <w:r w:rsidDel="005C1E0F">
          <w:delText xml:space="preserve"> fewer terraces.</w:delText>
        </w:r>
      </w:del>
    </w:p>
    <w:p w14:paraId="7F9B9286" w14:textId="3D9210D6" w:rsidR="00A24C62" w:rsidRDefault="00A24C62" w:rsidP="00D847AA">
      <w:pPr>
        <w:pStyle w:val="Heading3"/>
      </w:pPr>
      <w:r>
        <w:t>G2:</w:t>
      </w:r>
      <w:r w:rsidR="00D847AA">
        <w:t xml:space="preserve"> London Fringe</w:t>
      </w:r>
    </w:p>
    <w:p w14:paraId="06D4CBBB" w14:textId="282FB9A6" w:rsidR="00D847AA" w:rsidRDefault="00A55E93" w:rsidP="00D847AA">
      <w:ins w:id="512" w:author="Longley, Paul" w:date="2023-08-01T13:34:00Z">
        <w:r>
          <w:t xml:space="preserve">Predominantly located </w:t>
        </w:r>
        <w:r w:rsidR="00CC17EE">
          <w:t xml:space="preserve">in neighbourhoods </w:t>
        </w:r>
        <w:r>
          <w:t>on the outskirts of Greater London</w:t>
        </w:r>
        <w:r w:rsidR="00CC17EE">
          <w:t xml:space="preserve">, </w:t>
        </w:r>
      </w:ins>
      <w:ins w:id="513" w:author="Longley, Paul" w:date="2023-08-01T13:35:00Z">
        <w:r w:rsidR="00352CB9">
          <w:t>r</w:t>
        </w:r>
      </w:ins>
      <w:del w:id="514" w:author="Longley, Paul" w:date="2023-08-01T13:35:00Z">
        <w:r w:rsidR="00D847AA" w:rsidDel="00352CB9">
          <w:delText>R</w:delText>
        </w:r>
      </w:del>
      <w:r w:rsidR="00D847AA">
        <w:t xml:space="preserve">esidents of these neighbourhoods </w:t>
      </w:r>
      <w:ins w:id="515" w:author="Longley, Paul" w:date="2023-08-01T13:35:00Z">
        <w:r w:rsidR="00352CB9">
          <w:t xml:space="preserve">typically </w:t>
        </w:r>
      </w:ins>
      <w:r w:rsidR="00D847AA">
        <w:t>have</w:t>
      </w:r>
      <w:del w:id="516" w:author="Longley, Paul" w:date="2023-08-01T13:35:00Z">
        <w:r w:rsidR="00D847AA" w:rsidDel="00352CB9">
          <w:delText xml:space="preserve"> thei</w:delText>
        </w:r>
      </w:del>
      <w:del w:id="517" w:author="Alex Singleton" w:date="2023-08-02T16:19:00Z">
        <w:r w:rsidR="00D847AA" w:rsidDel="007557C1">
          <w:delText>r</w:delText>
        </w:r>
      </w:del>
      <w:ins w:id="518" w:author="Alex Singleton" w:date="2023-08-02T16:19:00Z">
        <w:r w:rsidR="007557C1">
          <w:t xml:space="preserve"> their</w:t>
        </w:r>
      </w:ins>
      <w:r w:rsidR="00D847AA">
        <w:t xml:space="preserve"> highest qualifications </w:t>
      </w:r>
      <w:del w:id="519" w:author="Longley, Paul" w:date="2023-08-01T13:35:00Z">
        <w:r w:rsidR="00D847AA" w:rsidDel="00352CB9">
          <w:delText xml:space="preserve">mostly </w:delText>
        </w:r>
      </w:del>
      <w:r w:rsidR="00D847AA">
        <w:t xml:space="preserve">below degree </w:t>
      </w:r>
      <w:ins w:id="520" w:author="Longley, Paul" w:date="2023-08-01T13:35:00Z">
        <w:r w:rsidR="00352CB9">
          <w:t xml:space="preserve">(Level 4) </w:t>
        </w:r>
      </w:ins>
      <w:r w:rsidR="00D847AA">
        <w:t>level,</w:t>
      </w:r>
      <w:ins w:id="521" w:author="Longley, Paul" w:date="2023-08-01T13:36:00Z">
        <w:r w:rsidR="005C6741">
          <w:t xml:space="preserve"> with those still in work engaged </w:t>
        </w:r>
      </w:ins>
      <w:del w:id="522" w:author="Longley, Paul" w:date="2023-08-01T13:36:00Z">
        <w:r w:rsidR="00D847AA" w:rsidDel="005C6741">
          <w:delText xml:space="preserve"> working more prevalently </w:delText>
        </w:r>
      </w:del>
      <w:r w:rsidR="00D847AA">
        <w:t>in skilled trade</w:t>
      </w:r>
      <w:ins w:id="523" w:author="Longley, Paul" w:date="2023-08-01T13:36:00Z">
        <w:r w:rsidR="005C6741">
          <w:t>s</w:t>
        </w:r>
      </w:ins>
      <w:r w:rsidR="00D847AA">
        <w:t xml:space="preserve"> </w:t>
      </w:r>
      <w:ins w:id="524" w:author="Longley, Paul" w:date="2023-08-01T13:38:00Z">
        <w:r w:rsidR="00FD1C7C">
          <w:t xml:space="preserve">and </w:t>
        </w:r>
      </w:ins>
      <w:r w:rsidR="00D847AA">
        <w:t>occupations</w:t>
      </w:r>
      <w:ins w:id="525" w:author="Alex Singleton" w:date="2023-08-02T16:20:00Z">
        <w:r w:rsidR="007557C1">
          <w:t xml:space="preserve"> </w:t>
        </w:r>
      </w:ins>
      <w:del w:id="526" w:author="Longley, Paul" w:date="2023-08-01T13:38:00Z">
        <w:r w:rsidR="00D847AA" w:rsidDel="00C30C91">
          <w:delText xml:space="preserve">, </w:delText>
        </w:r>
        <w:r w:rsidR="0077171A" w:rsidDel="00C30C91">
          <w:delText xml:space="preserve">and relative to the Super Group, </w:delText>
        </w:r>
      </w:del>
      <w:r w:rsidR="0077171A">
        <w:t>in</w:t>
      </w:r>
      <w:r w:rsidR="00D847AA">
        <w:t xml:space="preserve"> distribution, hotels and </w:t>
      </w:r>
      <w:r w:rsidR="0077171A">
        <w:t>restaurants</w:t>
      </w:r>
      <w:r w:rsidR="00D847AA">
        <w:t xml:space="preserve">. There </w:t>
      </w:r>
      <w:r w:rsidR="0077171A">
        <w:t>is low ethnic diversity</w:t>
      </w:r>
      <w:r w:rsidR="00D847AA">
        <w:t xml:space="preserve"> in these </w:t>
      </w:r>
      <w:ins w:id="527" w:author="Longley, Paul" w:date="2023-08-01T13:41:00Z">
        <w:r w:rsidR="002F6688">
          <w:t xml:space="preserve">neighbourhoods and </w:t>
        </w:r>
        <w:r w:rsidR="00356316">
          <w:t xml:space="preserve">high levels of Christian religious affiliation. </w:t>
        </w:r>
      </w:ins>
      <w:del w:id="528" w:author="Longley, Paul" w:date="2023-08-01T13:41:00Z">
        <w:r w:rsidR="00D847AA" w:rsidDel="00356316">
          <w:delText xml:space="preserve">areas, with </w:delText>
        </w:r>
        <w:r w:rsidR="0077171A" w:rsidDel="00356316">
          <w:delText xml:space="preserve">most residents of White ethnicity, with </w:delText>
        </w:r>
        <w:r w:rsidR="00D847AA" w:rsidDel="00356316">
          <w:delText xml:space="preserve">more </w:delText>
        </w:r>
        <w:r w:rsidR="0077171A" w:rsidDel="00356316">
          <w:delText>than the Super Group specifying</w:delText>
        </w:r>
        <w:r w:rsidR="00D847AA" w:rsidDel="00356316">
          <w:delText xml:space="preserve"> their religion as Christianity. </w:delText>
        </w:r>
      </w:del>
      <w:ins w:id="529" w:author="Longley, Paul" w:date="2023-08-01T13:44:00Z">
        <w:r w:rsidR="00B16F0F">
          <w:t>D</w:t>
        </w:r>
      </w:ins>
      <w:del w:id="530" w:author="Longley, Paul" w:date="2023-08-01T13:44:00Z">
        <w:r w:rsidR="00D847AA" w:rsidDel="00B16F0F">
          <w:delText xml:space="preserve">These lower density areas have more </w:delText>
        </w:r>
        <w:r w:rsidR="0077171A" w:rsidDel="00B16F0F">
          <w:delText>d</w:delText>
        </w:r>
      </w:del>
      <w:r w:rsidR="0077171A">
        <w:t xml:space="preserve">etached or terraced houses </w:t>
      </w:r>
      <w:ins w:id="531" w:author="Longley, Paul" w:date="2023-08-01T13:44:00Z">
        <w:r w:rsidR="00B16F0F">
          <w:t>predominate, often with spare rooms.</w:t>
        </w:r>
      </w:ins>
      <w:del w:id="532" w:author="Longley, Paul" w:date="2023-08-01T13:45:00Z">
        <w:r w:rsidR="0077171A" w:rsidDel="00B16F0F">
          <w:delText xml:space="preserve">which are </w:delText>
        </w:r>
        <w:r w:rsidR="00D847AA" w:rsidDel="00B16F0F">
          <w:delText xml:space="preserve">under </w:delText>
        </w:r>
        <w:r w:rsidR="0077171A" w:rsidDel="00B16F0F">
          <w:delText>occupied relative to</w:delText>
        </w:r>
        <w:r w:rsidR="00D847AA" w:rsidDel="00B16F0F">
          <w:delText xml:space="preserve"> the Super Group.</w:delText>
        </w:r>
      </w:del>
    </w:p>
    <w:sectPr w:rsidR="00D847AA">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0" w:author="Alex Singleton" w:date="2023-07-28T23:26:00Z" w:initials="AS">
    <w:p w14:paraId="005D1B7F" w14:textId="77777777" w:rsidR="00993615" w:rsidRDefault="00993615" w:rsidP="00AF6C26">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5D1B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ECD18" w16cex:dateUtc="2023-07-28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5D1B7F" w16cid:durableId="286ECD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Singleton">
    <w15:presenceInfo w15:providerId="Windows Live" w15:userId="728aa29d5d0e97a5"/>
  </w15:person>
  <w15:person w15:author="Longley, Paul">
    <w15:presenceInfo w15:providerId="AD" w15:userId="S::ucfapal@ucl.ac.uk::84182c48-788e-4f1c-b6de-cf627e5e8f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BD3"/>
    <w:rsid w:val="00000043"/>
    <w:rsid w:val="000012EA"/>
    <w:rsid w:val="00010502"/>
    <w:rsid w:val="0001237B"/>
    <w:rsid w:val="000129E5"/>
    <w:rsid w:val="00012C6A"/>
    <w:rsid w:val="00013E55"/>
    <w:rsid w:val="00016016"/>
    <w:rsid w:val="0001607B"/>
    <w:rsid w:val="000174BF"/>
    <w:rsid w:val="00021C18"/>
    <w:rsid w:val="000223C7"/>
    <w:rsid w:val="000248BF"/>
    <w:rsid w:val="000312E2"/>
    <w:rsid w:val="00033987"/>
    <w:rsid w:val="00035E55"/>
    <w:rsid w:val="00037A78"/>
    <w:rsid w:val="000405E8"/>
    <w:rsid w:val="0004483E"/>
    <w:rsid w:val="000451B5"/>
    <w:rsid w:val="00045576"/>
    <w:rsid w:val="00045766"/>
    <w:rsid w:val="0004625F"/>
    <w:rsid w:val="000463E9"/>
    <w:rsid w:val="00046435"/>
    <w:rsid w:val="00052138"/>
    <w:rsid w:val="00054388"/>
    <w:rsid w:val="00055117"/>
    <w:rsid w:val="000615D4"/>
    <w:rsid w:val="00063723"/>
    <w:rsid w:val="00066AB4"/>
    <w:rsid w:val="00075403"/>
    <w:rsid w:val="00084897"/>
    <w:rsid w:val="000858E4"/>
    <w:rsid w:val="00085DAF"/>
    <w:rsid w:val="000910F1"/>
    <w:rsid w:val="00091961"/>
    <w:rsid w:val="00091D67"/>
    <w:rsid w:val="000935F3"/>
    <w:rsid w:val="00096256"/>
    <w:rsid w:val="00097B73"/>
    <w:rsid w:val="000A3C2C"/>
    <w:rsid w:val="000B1036"/>
    <w:rsid w:val="000B12D5"/>
    <w:rsid w:val="000B22A5"/>
    <w:rsid w:val="000B321B"/>
    <w:rsid w:val="000B4277"/>
    <w:rsid w:val="000B62C5"/>
    <w:rsid w:val="000B7B02"/>
    <w:rsid w:val="000C0FAD"/>
    <w:rsid w:val="000C6DBF"/>
    <w:rsid w:val="000C7583"/>
    <w:rsid w:val="000D5C5A"/>
    <w:rsid w:val="000D6401"/>
    <w:rsid w:val="000D64BB"/>
    <w:rsid w:val="000D7F3D"/>
    <w:rsid w:val="000E09E4"/>
    <w:rsid w:val="000E3C03"/>
    <w:rsid w:val="000E4090"/>
    <w:rsid w:val="000F06AD"/>
    <w:rsid w:val="000F623E"/>
    <w:rsid w:val="000F6573"/>
    <w:rsid w:val="000F7482"/>
    <w:rsid w:val="000F78DE"/>
    <w:rsid w:val="0010180F"/>
    <w:rsid w:val="0010241A"/>
    <w:rsid w:val="00102F89"/>
    <w:rsid w:val="001041D6"/>
    <w:rsid w:val="0010475D"/>
    <w:rsid w:val="00106A1C"/>
    <w:rsid w:val="001100E5"/>
    <w:rsid w:val="0011020E"/>
    <w:rsid w:val="00110665"/>
    <w:rsid w:val="00110884"/>
    <w:rsid w:val="0011310F"/>
    <w:rsid w:val="00114885"/>
    <w:rsid w:val="001203D8"/>
    <w:rsid w:val="001316B7"/>
    <w:rsid w:val="00132F9F"/>
    <w:rsid w:val="00133061"/>
    <w:rsid w:val="001349A4"/>
    <w:rsid w:val="00141E53"/>
    <w:rsid w:val="001441F4"/>
    <w:rsid w:val="001601D8"/>
    <w:rsid w:val="00164661"/>
    <w:rsid w:val="0018299D"/>
    <w:rsid w:val="00182FA0"/>
    <w:rsid w:val="00190E62"/>
    <w:rsid w:val="00194386"/>
    <w:rsid w:val="00195D0C"/>
    <w:rsid w:val="001973E5"/>
    <w:rsid w:val="001A001A"/>
    <w:rsid w:val="001A4EFD"/>
    <w:rsid w:val="001A546E"/>
    <w:rsid w:val="001A7937"/>
    <w:rsid w:val="001B0550"/>
    <w:rsid w:val="001B17C5"/>
    <w:rsid w:val="001B2372"/>
    <w:rsid w:val="001B570C"/>
    <w:rsid w:val="001B6DBB"/>
    <w:rsid w:val="001C19F1"/>
    <w:rsid w:val="001C1D42"/>
    <w:rsid w:val="001C1F41"/>
    <w:rsid w:val="001C2051"/>
    <w:rsid w:val="001C3309"/>
    <w:rsid w:val="001C4C6D"/>
    <w:rsid w:val="001C5FCA"/>
    <w:rsid w:val="001D240B"/>
    <w:rsid w:val="001E0C08"/>
    <w:rsid w:val="001E4CA4"/>
    <w:rsid w:val="001E51E1"/>
    <w:rsid w:val="001E7B72"/>
    <w:rsid w:val="001F04C6"/>
    <w:rsid w:val="001F0713"/>
    <w:rsid w:val="001F4B20"/>
    <w:rsid w:val="00205873"/>
    <w:rsid w:val="00207985"/>
    <w:rsid w:val="0021545E"/>
    <w:rsid w:val="00217FC0"/>
    <w:rsid w:val="00220672"/>
    <w:rsid w:val="002214C6"/>
    <w:rsid w:val="00221939"/>
    <w:rsid w:val="00222381"/>
    <w:rsid w:val="00223DB5"/>
    <w:rsid w:val="0022752F"/>
    <w:rsid w:val="00232A3A"/>
    <w:rsid w:val="002336AC"/>
    <w:rsid w:val="002373F0"/>
    <w:rsid w:val="00245E6B"/>
    <w:rsid w:val="002478AA"/>
    <w:rsid w:val="00250765"/>
    <w:rsid w:val="00252B20"/>
    <w:rsid w:val="002534B8"/>
    <w:rsid w:val="0025445A"/>
    <w:rsid w:val="00255D3C"/>
    <w:rsid w:val="00260702"/>
    <w:rsid w:val="00261A02"/>
    <w:rsid w:val="002666B8"/>
    <w:rsid w:val="002731D4"/>
    <w:rsid w:val="00276AF2"/>
    <w:rsid w:val="00280289"/>
    <w:rsid w:val="0028073A"/>
    <w:rsid w:val="0028103D"/>
    <w:rsid w:val="002821CA"/>
    <w:rsid w:val="002A0C19"/>
    <w:rsid w:val="002A1E56"/>
    <w:rsid w:val="002A1F3A"/>
    <w:rsid w:val="002A254D"/>
    <w:rsid w:val="002A2921"/>
    <w:rsid w:val="002A6A58"/>
    <w:rsid w:val="002A7720"/>
    <w:rsid w:val="002B0D00"/>
    <w:rsid w:val="002B2548"/>
    <w:rsid w:val="002B4A16"/>
    <w:rsid w:val="002B66CF"/>
    <w:rsid w:val="002B76EE"/>
    <w:rsid w:val="002C02D4"/>
    <w:rsid w:val="002C3295"/>
    <w:rsid w:val="002C50C8"/>
    <w:rsid w:val="002D4541"/>
    <w:rsid w:val="002D50CA"/>
    <w:rsid w:val="002D5FE3"/>
    <w:rsid w:val="002E108B"/>
    <w:rsid w:val="002F1F09"/>
    <w:rsid w:val="002F6688"/>
    <w:rsid w:val="00300722"/>
    <w:rsid w:val="0030117E"/>
    <w:rsid w:val="0030517C"/>
    <w:rsid w:val="00314D53"/>
    <w:rsid w:val="00325266"/>
    <w:rsid w:val="003328EF"/>
    <w:rsid w:val="00333EBA"/>
    <w:rsid w:val="003359EC"/>
    <w:rsid w:val="0033630E"/>
    <w:rsid w:val="00337118"/>
    <w:rsid w:val="00340ED7"/>
    <w:rsid w:val="0034578C"/>
    <w:rsid w:val="00345C2C"/>
    <w:rsid w:val="003476F9"/>
    <w:rsid w:val="003501EA"/>
    <w:rsid w:val="00351230"/>
    <w:rsid w:val="0035168D"/>
    <w:rsid w:val="00352734"/>
    <w:rsid w:val="00352CB9"/>
    <w:rsid w:val="00356316"/>
    <w:rsid w:val="00356BE0"/>
    <w:rsid w:val="00361169"/>
    <w:rsid w:val="00365F27"/>
    <w:rsid w:val="00370B5C"/>
    <w:rsid w:val="0037182D"/>
    <w:rsid w:val="0037283B"/>
    <w:rsid w:val="003730C8"/>
    <w:rsid w:val="003738E9"/>
    <w:rsid w:val="00374B53"/>
    <w:rsid w:val="00374F6B"/>
    <w:rsid w:val="003768B1"/>
    <w:rsid w:val="00380B70"/>
    <w:rsid w:val="00382F80"/>
    <w:rsid w:val="00385BF9"/>
    <w:rsid w:val="00386C55"/>
    <w:rsid w:val="00390040"/>
    <w:rsid w:val="00390D2F"/>
    <w:rsid w:val="003928A5"/>
    <w:rsid w:val="00392BA1"/>
    <w:rsid w:val="003936AD"/>
    <w:rsid w:val="00397DC1"/>
    <w:rsid w:val="003A3A77"/>
    <w:rsid w:val="003A470D"/>
    <w:rsid w:val="003A5501"/>
    <w:rsid w:val="003B017F"/>
    <w:rsid w:val="003B3513"/>
    <w:rsid w:val="003B5E78"/>
    <w:rsid w:val="003C0D88"/>
    <w:rsid w:val="003C1FC0"/>
    <w:rsid w:val="003D0664"/>
    <w:rsid w:val="003D2E60"/>
    <w:rsid w:val="003D3828"/>
    <w:rsid w:val="003D411C"/>
    <w:rsid w:val="003D6D03"/>
    <w:rsid w:val="003E6258"/>
    <w:rsid w:val="003E7749"/>
    <w:rsid w:val="00401280"/>
    <w:rsid w:val="004019F5"/>
    <w:rsid w:val="00402CD2"/>
    <w:rsid w:val="00405A4A"/>
    <w:rsid w:val="00406E21"/>
    <w:rsid w:val="00410756"/>
    <w:rsid w:val="00411D2A"/>
    <w:rsid w:val="004154A0"/>
    <w:rsid w:val="00417218"/>
    <w:rsid w:val="0042064B"/>
    <w:rsid w:val="0042068F"/>
    <w:rsid w:val="00422D44"/>
    <w:rsid w:val="00423C0E"/>
    <w:rsid w:val="004253BC"/>
    <w:rsid w:val="004257A7"/>
    <w:rsid w:val="00432800"/>
    <w:rsid w:val="004329DF"/>
    <w:rsid w:val="00435B97"/>
    <w:rsid w:val="00436D0C"/>
    <w:rsid w:val="004419EA"/>
    <w:rsid w:val="0044344A"/>
    <w:rsid w:val="00443627"/>
    <w:rsid w:val="004471CF"/>
    <w:rsid w:val="00447A01"/>
    <w:rsid w:val="004537AB"/>
    <w:rsid w:val="00455465"/>
    <w:rsid w:val="0045608A"/>
    <w:rsid w:val="00465EC3"/>
    <w:rsid w:val="004665D7"/>
    <w:rsid w:val="00466979"/>
    <w:rsid w:val="0047217C"/>
    <w:rsid w:val="0047520A"/>
    <w:rsid w:val="00475FF2"/>
    <w:rsid w:val="0048289F"/>
    <w:rsid w:val="0048439E"/>
    <w:rsid w:val="0048685C"/>
    <w:rsid w:val="004931E7"/>
    <w:rsid w:val="004937C5"/>
    <w:rsid w:val="00494BBC"/>
    <w:rsid w:val="00495F96"/>
    <w:rsid w:val="004964BE"/>
    <w:rsid w:val="004A10F6"/>
    <w:rsid w:val="004A337D"/>
    <w:rsid w:val="004A374E"/>
    <w:rsid w:val="004A4E8F"/>
    <w:rsid w:val="004B17B5"/>
    <w:rsid w:val="004B1AB2"/>
    <w:rsid w:val="004B2D75"/>
    <w:rsid w:val="004B3318"/>
    <w:rsid w:val="004B4373"/>
    <w:rsid w:val="004B7BB8"/>
    <w:rsid w:val="004C1162"/>
    <w:rsid w:val="004C5541"/>
    <w:rsid w:val="004D1113"/>
    <w:rsid w:val="004D724B"/>
    <w:rsid w:val="004E03B5"/>
    <w:rsid w:val="004F1A06"/>
    <w:rsid w:val="004F57B9"/>
    <w:rsid w:val="004F7C46"/>
    <w:rsid w:val="00504EE9"/>
    <w:rsid w:val="00504F47"/>
    <w:rsid w:val="00507BEF"/>
    <w:rsid w:val="00510C14"/>
    <w:rsid w:val="00510E9F"/>
    <w:rsid w:val="00511680"/>
    <w:rsid w:val="00513323"/>
    <w:rsid w:val="005158E5"/>
    <w:rsid w:val="00520AA4"/>
    <w:rsid w:val="00523DF9"/>
    <w:rsid w:val="00525180"/>
    <w:rsid w:val="00533BD3"/>
    <w:rsid w:val="00543227"/>
    <w:rsid w:val="00544BA6"/>
    <w:rsid w:val="00545CA5"/>
    <w:rsid w:val="005477C7"/>
    <w:rsid w:val="0055378A"/>
    <w:rsid w:val="00554E1A"/>
    <w:rsid w:val="00555F70"/>
    <w:rsid w:val="005609C3"/>
    <w:rsid w:val="00560EF9"/>
    <w:rsid w:val="00564324"/>
    <w:rsid w:val="00570B31"/>
    <w:rsid w:val="00575901"/>
    <w:rsid w:val="00576221"/>
    <w:rsid w:val="00577377"/>
    <w:rsid w:val="00577DC4"/>
    <w:rsid w:val="005840CE"/>
    <w:rsid w:val="00590384"/>
    <w:rsid w:val="005904D9"/>
    <w:rsid w:val="00590A62"/>
    <w:rsid w:val="005911AD"/>
    <w:rsid w:val="00593A7A"/>
    <w:rsid w:val="00593B64"/>
    <w:rsid w:val="00595C4E"/>
    <w:rsid w:val="005971EB"/>
    <w:rsid w:val="005A2823"/>
    <w:rsid w:val="005B045F"/>
    <w:rsid w:val="005B2184"/>
    <w:rsid w:val="005C1E0F"/>
    <w:rsid w:val="005C302E"/>
    <w:rsid w:val="005C6741"/>
    <w:rsid w:val="005C6F10"/>
    <w:rsid w:val="005E097D"/>
    <w:rsid w:val="005E3242"/>
    <w:rsid w:val="005E4D51"/>
    <w:rsid w:val="005F0130"/>
    <w:rsid w:val="005F30BF"/>
    <w:rsid w:val="005F3D95"/>
    <w:rsid w:val="005F7737"/>
    <w:rsid w:val="006003D5"/>
    <w:rsid w:val="00602FC0"/>
    <w:rsid w:val="00603B0F"/>
    <w:rsid w:val="00604669"/>
    <w:rsid w:val="00605E6F"/>
    <w:rsid w:val="00607550"/>
    <w:rsid w:val="00612B3E"/>
    <w:rsid w:val="0061388A"/>
    <w:rsid w:val="006245B4"/>
    <w:rsid w:val="00631305"/>
    <w:rsid w:val="006318F2"/>
    <w:rsid w:val="006319A9"/>
    <w:rsid w:val="00633E16"/>
    <w:rsid w:val="0064289C"/>
    <w:rsid w:val="00642D63"/>
    <w:rsid w:val="006444C3"/>
    <w:rsid w:val="00663614"/>
    <w:rsid w:val="00664254"/>
    <w:rsid w:val="0066685C"/>
    <w:rsid w:val="006675AC"/>
    <w:rsid w:val="0067160A"/>
    <w:rsid w:val="00675989"/>
    <w:rsid w:val="006760CA"/>
    <w:rsid w:val="006764E5"/>
    <w:rsid w:val="00677564"/>
    <w:rsid w:val="00677D03"/>
    <w:rsid w:val="00682430"/>
    <w:rsid w:val="00683CAE"/>
    <w:rsid w:val="00684CCA"/>
    <w:rsid w:val="00684D85"/>
    <w:rsid w:val="00696EA5"/>
    <w:rsid w:val="006A7D2E"/>
    <w:rsid w:val="006B1559"/>
    <w:rsid w:val="006B1FBB"/>
    <w:rsid w:val="006B5096"/>
    <w:rsid w:val="006B6B7D"/>
    <w:rsid w:val="006B7415"/>
    <w:rsid w:val="006C1645"/>
    <w:rsid w:val="006C2817"/>
    <w:rsid w:val="006C4B63"/>
    <w:rsid w:val="006D03D4"/>
    <w:rsid w:val="006D0D3B"/>
    <w:rsid w:val="006D2DA6"/>
    <w:rsid w:val="006D53A0"/>
    <w:rsid w:val="006D5DC2"/>
    <w:rsid w:val="006D6541"/>
    <w:rsid w:val="006D6AA8"/>
    <w:rsid w:val="006E4B9F"/>
    <w:rsid w:val="006E6327"/>
    <w:rsid w:val="006F5D5E"/>
    <w:rsid w:val="006F6294"/>
    <w:rsid w:val="006F683F"/>
    <w:rsid w:val="006F77D6"/>
    <w:rsid w:val="006F7EEF"/>
    <w:rsid w:val="007011C2"/>
    <w:rsid w:val="007044BB"/>
    <w:rsid w:val="0070486E"/>
    <w:rsid w:val="00705F2F"/>
    <w:rsid w:val="007060ED"/>
    <w:rsid w:val="0070680F"/>
    <w:rsid w:val="00706C68"/>
    <w:rsid w:val="007126A6"/>
    <w:rsid w:val="00714203"/>
    <w:rsid w:val="00715AE1"/>
    <w:rsid w:val="007164B1"/>
    <w:rsid w:val="007210A4"/>
    <w:rsid w:val="007237BE"/>
    <w:rsid w:val="00724435"/>
    <w:rsid w:val="00727894"/>
    <w:rsid w:val="00732797"/>
    <w:rsid w:val="007341DF"/>
    <w:rsid w:val="007375A6"/>
    <w:rsid w:val="0074008F"/>
    <w:rsid w:val="00742411"/>
    <w:rsid w:val="007425DB"/>
    <w:rsid w:val="00743E05"/>
    <w:rsid w:val="00754370"/>
    <w:rsid w:val="007557C1"/>
    <w:rsid w:val="00755B5C"/>
    <w:rsid w:val="007573B7"/>
    <w:rsid w:val="00761C38"/>
    <w:rsid w:val="00762D1F"/>
    <w:rsid w:val="0076707A"/>
    <w:rsid w:val="0077171A"/>
    <w:rsid w:val="0077569C"/>
    <w:rsid w:val="00777DC9"/>
    <w:rsid w:val="00780D21"/>
    <w:rsid w:val="007828B5"/>
    <w:rsid w:val="007858ED"/>
    <w:rsid w:val="007918CA"/>
    <w:rsid w:val="007934B3"/>
    <w:rsid w:val="007966AC"/>
    <w:rsid w:val="007A1308"/>
    <w:rsid w:val="007A2806"/>
    <w:rsid w:val="007A368B"/>
    <w:rsid w:val="007A58ED"/>
    <w:rsid w:val="007A657F"/>
    <w:rsid w:val="007A6923"/>
    <w:rsid w:val="007B0638"/>
    <w:rsid w:val="007B238E"/>
    <w:rsid w:val="007B4AA6"/>
    <w:rsid w:val="007B5442"/>
    <w:rsid w:val="007B6DF4"/>
    <w:rsid w:val="007C084C"/>
    <w:rsid w:val="007C33CC"/>
    <w:rsid w:val="007C6947"/>
    <w:rsid w:val="007C6972"/>
    <w:rsid w:val="007C6F6E"/>
    <w:rsid w:val="007D1B12"/>
    <w:rsid w:val="007E1634"/>
    <w:rsid w:val="007E72D3"/>
    <w:rsid w:val="007E7A93"/>
    <w:rsid w:val="007F24BF"/>
    <w:rsid w:val="007F325B"/>
    <w:rsid w:val="007F3EFE"/>
    <w:rsid w:val="007F5664"/>
    <w:rsid w:val="00800992"/>
    <w:rsid w:val="008021A7"/>
    <w:rsid w:val="00803D9B"/>
    <w:rsid w:val="0080514E"/>
    <w:rsid w:val="008058A7"/>
    <w:rsid w:val="00812F2C"/>
    <w:rsid w:val="008260C7"/>
    <w:rsid w:val="0082712C"/>
    <w:rsid w:val="00831EDE"/>
    <w:rsid w:val="0084118E"/>
    <w:rsid w:val="0084451E"/>
    <w:rsid w:val="008533E2"/>
    <w:rsid w:val="008540DF"/>
    <w:rsid w:val="00856C20"/>
    <w:rsid w:val="0086334E"/>
    <w:rsid w:val="00864FFF"/>
    <w:rsid w:val="00867DA1"/>
    <w:rsid w:val="00871C48"/>
    <w:rsid w:val="00872A64"/>
    <w:rsid w:val="00874F63"/>
    <w:rsid w:val="0087587E"/>
    <w:rsid w:val="00876AC7"/>
    <w:rsid w:val="00880E78"/>
    <w:rsid w:val="008828FA"/>
    <w:rsid w:val="00883626"/>
    <w:rsid w:val="008879EB"/>
    <w:rsid w:val="00893894"/>
    <w:rsid w:val="00895418"/>
    <w:rsid w:val="008A2DD0"/>
    <w:rsid w:val="008B0984"/>
    <w:rsid w:val="008B0F98"/>
    <w:rsid w:val="008B16D8"/>
    <w:rsid w:val="008B7885"/>
    <w:rsid w:val="008C446A"/>
    <w:rsid w:val="008C4FE3"/>
    <w:rsid w:val="008C6B55"/>
    <w:rsid w:val="008D0FD9"/>
    <w:rsid w:val="008D3899"/>
    <w:rsid w:val="008D6F57"/>
    <w:rsid w:val="008E0473"/>
    <w:rsid w:val="008E0F4A"/>
    <w:rsid w:val="008E16F7"/>
    <w:rsid w:val="008E5952"/>
    <w:rsid w:val="008E5D9B"/>
    <w:rsid w:val="008E7D60"/>
    <w:rsid w:val="008F0E1B"/>
    <w:rsid w:val="008F308B"/>
    <w:rsid w:val="008F54DE"/>
    <w:rsid w:val="008F70A9"/>
    <w:rsid w:val="00904E72"/>
    <w:rsid w:val="00907F21"/>
    <w:rsid w:val="00913848"/>
    <w:rsid w:val="009177E4"/>
    <w:rsid w:val="009261CD"/>
    <w:rsid w:val="009327AF"/>
    <w:rsid w:val="0094344E"/>
    <w:rsid w:val="00945CF8"/>
    <w:rsid w:val="009464A0"/>
    <w:rsid w:val="0095087E"/>
    <w:rsid w:val="009522EA"/>
    <w:rsid w:val="00952F4D"/>
    <w:rsid w:val="00953006"/>
    <w:rsid w:val="009557DA"/>
    <w:rsid w:val="009568AD"/>
    <w:rsid w:val="00960B17"/>
    <w:rsid w:val="009620FD"/>
    <w:rsid w:val="00962A91"/>
    <w:rsid w:val="0097464E"/>
    <w:rsid w:val="009865CA"/>
    <w:rsid w:val="00990F50"/>
    <w:rsid w:val="00991041"/>
    <w:rsid w:val="00993615"/>
    <w:rsid w:val="009A4F54"/>
    <w:rsid w:val="009A6749"/>
    <w:rsid w:val="009B2E76"/>
    <w:rsid w:val="009B4636"/>
    <w:rsid w:val="009B5FE2"/>
    <w:rsid w:val="009C11DA"/>
    <w:rsid w:val="009C157F"/>
    <w:rsid w:val="009C1CF2"/>
    <w:rsid w:val="009C1E0F"/>
    <w:rsid w:val="009C7547"/>
    <w:rsid w:val="009D2E81"/>
    <w:rsid w:val="009D318F"/>
    <w:rsid w:val="009D37D5"/>
    <w:rsid w:val="009E1D56"/>
    <w:rsid w:val="009E56CD"/>
    <w:rsid w:val="009E5FA1"/>
    <w:rsid w:val="009E76A0"/>
    <w:rsid w:val="009F4A8F"/>
    <w:rsid w:val="00A05371"/>
    <w:rsid w:val="00A11847"/>
    <w:rsid w:val="00A1659E"/>
    <w:rsid w:val="00A17372"/>
    <w:rsid w:val="00A200B3"/>
    <w:rsid w:val="00A204F8"/>
    <w:rsid w:val="00A21C39"/>
    <w:rsid w:val="00A21D8A"/>
    <w:rsid w:val="00A2301D"/>
    <w:rsid w:val="00A24C62"/>
    <w:rsid w:val="00A2731F"/>
    <w:rsid w:val="00A30DB0"/>
    <w:rsid w:val="00A312ED"/>
    <w:rsid w:val="00A318F2"/>
    <w:rsid w:val="00A32093"/>
    <w:rsid w:val="00A3292C"/>
    <w:rsid w:val="00A333FC"/>
    <w:rsid w:val="00A353C7"/>
    <w:rsid w:val="00A365BD"/>
    <w:rsid w:val="00A44868"/>
    <w:rsid w:val="00A45751"/>
    <w:rsid w:val="00A45B82"/>
    <w:rsid w:val="00A464AD"/>
    <w:rsid w:val="00A5129A"/>
    <w:rsid w:val="00A525C5"/>
    <w:rsid w:val="00A540AF"/>
    <w:rsid w:val="00A54FD8"/>
    <w:rsid w:val="00A55E93"/>
    <w:rsid w:val="00A646DE"/>
    <w:rsid w:val="00A66585"/>
    <w:rsid w:val="00A66F3C"/>
    <w:rsid w:val="00A6766A"/>
    <w:rsid w:val="00A73E6F"/>
    <w:rsid w:val="00A74C5D"/>
    <w:rsid w:val="00A758CF"/>
    <w:rsid w:val="00A811B5"/>
    <w:rsid w:val="00A838AF"/>
    <w:rsid w:val="00A930FD"/>
    <w:rsid w:val="00A9496D"/>
    <w:rsid w:val="00A976BE"/>
    <w:rsid w:val="00AA0B4C"/>
    <w:rsid w:val="00AA0C7B"/>
    <w:rsid w:val="00AA2AD1"/>
    <w:rsid w:val="00AA301A"/>
    <w:rsid w:val="00AA560F"/>
    <w:rsid w:val="00AA6755"/>
    <w:rsid w:val="00AA6EC1"/>
    <w:rsid w:val="00AB0259"/>
    <w:rsid w:val="00AB2E70"/>
    <w:rsid w:val="00AB3B7A"/>
    <w:rsid w:val="00AB47DB"/>
    <w:rsid w:val="00AB66AF"/>
    <w:rsid w:val="00AB6916"/>
    <w:rsid w:val="00AB6957"/>
    <w:rsid w:val="00AB7535"/>
    <w:rsid w:val="00AC00B8"/>
    <w:rsid w:val="00AC2B72"/>
    <w:rsid w:val="00AC314E"/>
    <w:rsid w:val="00AC46A5"/>
    <w:rsid w:val="00AC596E"/>
    <w:rsid w:val="00AD1D6F"/>
    <w:rsid w:val="00AD4B2A"/>
    <w:rsid w:val="00AD5053"/>
    <w:rsid w:val="00AE09B0"/>
    <w:rsid w:val="00AE4AE3"/>
    <w:rsid w:val="00B00A7F"/>
    <w:rsid w:val="00B028D3"/>
    <w:rsid w:val="00B04FC5"/>
    <w:rsid w:val="00B056AF"/>
    <w:rsid w:val="00B05EE0"/>
    <w:rsid w:val="00B066A2"/>
    <w:rsid w:val="00B07CB7"/>
    <w:rsid w:val="00B10E52"/>
    <w:rsid w:val="00B14854"/>
    <w:rsid w:val="00B1554B"/>
    <w:rsid w:val="00B15718"/>
    <w:rsid w:val="00B15CF3"/>
    <w:rsid w:val="00B16F0F"/>
    <w:rsid w:val="00B17DBA"/>
    <w:rsid w:val="00B201D2"/>
    <w:rsid w:val="00B33FEE"/>
    <w:rsid w:val="00B43379"/>
    <w:rsid w:val="00B46336"/>
    <w:rsid w:val="00B50966"/>
    <w:rsid w:val="00B56BBE"/>
    <w:rsid w:val="00B57396"/>
    <w:rsid w:val="00B61BE0"/>
    <w:rsid w:val="00B62202"/>
    <w:rsid w:val="00B62A89"/>
    <w:rsid w:val="00B63AF7"/>
    <w:rsid w:val="00B641A8"/>
    <w:rsid w:val="00B707BA"/>
    <w:rsid w:val="00B7412D"/>
    <w:rsid w:val="00B74E1D"/>
    <w:rsid w:val="00B755E2"/>
    <w:rsid w:val="00B77759"/>
    <w:rsid w:val="00B80176"/>
    <w:rsid w:val="00B83848"/>
    <w:rsid w:val="00B905A7"/>
    <w:rsid w:val="00B912DC"/>
    <w:rsid w:val="00B95A2C"/>
    <w:rsid w:val="00B95BA3"/>
    <w:rsid w:val="00BA643D"/>
    <w:rsid w:val="00BA724C"/>
    <w:rsid w:val="00BC13CF"/>
    <w:rsid w:val="00BC2741"/>
    <w:rsid w:val="00BC45AF"/>
    <w:rsid w:val="00BD0545"/>
    <w:rsid w:val="00BD455C"/>
    <w:rsid w:val="00BE0DCE"/>
    <w:rsid w:val="00BE3671"/>
    <w:rsid w:val="00BE4EBA"/>
    <w:rsid w:val="00BE61F5"/>
    <w:rsid w:val="00BF2E0C"/>
    <w:rsid w:val="00BF31BA"/>
    <w:rsid w:val="00BF45ED"/>
    <w:rsid w:val="00C004B5"/>
    <w:rsid w:val="00C0315E"/>
    <w:rsid w:val="00C03777"/>
    <w:rsid w:val="00C058B7"/>
    <w:rsid w:val="00C05F75"/>
    <w:rsid w:val="00C073CA"/>
    <w:rsid w:val="00C07443"/>
    <w:rsid w:val="00C10351"/>
    <w:rsid w:val="00C103EF"/>
    <w:rsid w:val="00C10937"/>
    <w:rsid w:val="00C11089"/>
    <w:rsid w:val="00C1294D"/>
    <w:rsid w:val="00C131EB"/>
    <w:rsid w:val="00C1521A"/>
    <w:rsid w:val="00C15DB7"/>
    <w:rsid w:val="00C16561"/>
    <w:rsid w:val="00C17C12"/>
    <w:rsid w:val="00C2020B"/>
    <w:rsid w:val="00C20E14"/>
    <w:rsid w:val="00C2104B"/>
    <w:rsid w:val="00C2132A"/>
    <w:rsid w:val="00C21C4E"/>
    <w:rsid w:val="00C30C91"/>
    <w:rsid w:val="00C31B03"/>
    <w:rsid w:val="00C323BF"/>
    <w:rsid w:val="00C33139"/>
    <w:rsid w:val="00C33B3A"/>
    <w:rsid w:val="00C34D39"/>
    <w:rsid w:val="00C35642"/>
    <w:rsid w:val="00C444D3"/>
    <w:rsid w:val="00C46670"/>
    <w:rsid w:val="00C46B39"/>
    <w:rsid w:val="00C46D17"/>
    <w:rsid w:val="00C47C53"/>
    <w:rsid w:val="00C61073"/>
    <w:rsid w:val="00C72045"/>
    <w:rsid w:val="00C735DF"/>
    <w:rsid w:val="00C7465A"/>
    <w:rsid w:val="00C808C7"/>
    <w:rsid w:val="00C80914"/>
    <w:rsid w:val="00C82515"/>
    <w:rsid w:val="00C8403A"/>
    <w:rsid w:val="00C8556B"/>
    <w:rsid w:val="00C867DE"/>
    <w:rsid w:val="00C91CA9"/>
    <w:rsid w:val="00C93D43"/>
    <w:rsid w:val="00C9570C"/>
    <w:rsid w:val="00C95943"/>
    <w:rsid w:val="00CA42CC"/>
    <w:rsid w:val="00CA4850"/>
    <w:rsid w:val="00CA491C"/>
    <w:rsid w:val="00CB01B1"/>
    <w:rsid w:val="00CB5D57"/>
    <w:rsid w:val="00CB6198"/>
    <w:rsid w:val="00CB76E5"/>
    <w:rsid w:val="00CB7C04"/>
    <w:rsid w:val="00CB7EAE"/>
    <w:rsid w:val="00CC17EE"/>
    <w:rsid w:val="00CD48BF"/>
    <w:rsid w:val="00CD5498"/>
    <w:rsid w:val="00CD64AB"/>
    <w:rsid w:val="00CE6D86"/>
    <w:rsid w:val="00CE77D0"/>
    <w:rsid w:val="00CF0E50"/>
    <w:rsid w:val="00D1020D"/>
    <w:rsid w:val="00D15A80"/>
    <w:rsid w:val="00D172DD"/>
    <w:rsid w:val="00D23A99"/>
    <w:rsid w:val="00D25E59"/>
    <w:rsid w:val="00D27A12"/>
    <w:rsid w:val="00D30905"/>
    <w:rsid w:val="00D36370"/>
    <w:rsid w:val="00D40279"/>
    <w:rsid w:val="00D429FB"/>
    <w:rsid w:val="00D50B5E"/>
    <w:rsid w:val="00D531D8"/>
    <w:rsid w:val="00D54E1C"/>
    <w:rsid w:val="00D55E9C"/>
    <w:rsid w:val="00D623E6"/>
    <w:rsid w:val="00D63E61"/>
    <w:rsid w:val="00D641C5"/>
    <w:rsid w:val="00D66F64"/>
    <w:rsid w:val="00D7152C"/>
    <w:rsid w:val="00D71C88"/>
    <w:rsid w:val="00D75019"/>
    <w:rsid w:val="00D76108"/>
    <w:rsid w:val="00D77233"/>
    <w:rsid w:val="00D81272"/>
    <w:rsid w:val="00D847AA"/>
    <w:rsid w:val="00D92345"/>
    <w:rsid w:val="00D92C7E"/>
    <w:rsid w:val="00D95217"/>
    <w:rsid w:val="00D95B66"/>
    <w:rsid w:val="00DB0D4E"/>
    <w:rsid w:val="00DB2C39"/>
    <w:rsid w:val="00DB4D7D"/>
    <w:rsid w:val="00DB64CC"/>
    <w:rsid w:val="00DC1B60"/>
    <w:rsid w:val="00DC3DDF"/>
    <w:rsid w:val="00DC607A"/>
    <w:rsid w:val="00DD7496"/>
    <w:rsid w:val="00DD7F01"/>
    <w:rsid w:val="00DE1808"/>
    <w:rsid w:val="00DE3292"/>
    <w:rsid w:val="00DE6B9B"/>
    <w:rsid w:val="00DF2BD7"/>
    <w:rsid w:val="00DF5870"/>
    <w:rsid w:val="00DF6599"/>
    <w:rsid w:val="00E00C47"/>
    <w:rsid w:val="00E02169"/>
    <w:rsid w:val="00E14259"/>
    <w:rsid w:val="00E17AB2"/>
    <w:rsid w:val="00E218F5"/>
    <w:rsid w:val="00E33B3F"/>
    <w:rsid w:val="00E3593D"/>
    <w:rsid w:val="00E41E1B"/>
    <w:rsid w:val="00E42167"/>
    <w:rsid w:val="00E46325"/>
    <w:rsid w:val="00E51F66"/>
    <w:rsid w:val="00E54566"/>
    <w:rsid w:val="00E54DFA"/>
    <w:rsid w:val="00E55614"/>
    <w:rsid w:val="00E603A8"/>
    <w:rsid w:val="00E61E1F"/>
    <w:rsid w:val="00E62E22"/>
    <w:rsid w:val="00E66B00"/>
    <w:rsid w:val="00E6719D"/>
    <w:rsid w:val="00E73B68"/>
    <w:rsid w:val="00E80D0B"/>
    <w:rsid w:val="00E80D32"/>
    <w:rsid w:val="00E83FDC"/>
    <w:rsid w:val="00E913C3"/>
    <w:rsid w:val="00E974E6"/>
    <w:rsid w:val="00EA14B9"/>
    <w:rsid w:val="00EA364A"/>
    <w:rsid w:val="00EA4003"/>
    <w:rsid w:val="00EA6427"/>
    <w:rsid w:val="00EB111C"/>
    <w:rsid w:val="00EC4090"/>
    <w:rsid w:val="00EC58C9"/>
    <w:rsid w:val="00EC5F11"/>
    <w:rsid w:val="00ED2D9A"/>
    <w:rsid w:val="00ED2E2F"/>
    <w:rsid w:val="00EE1449"/>
    <w:rsid w:val="00EE1876"/>
    <w:rsid w:val="00EE7BF1"/>
    <w:rsid w:val="00EF108B"/>
    <w:rsid w:val="00EF1A89"/>
    <w:rsid w:val="00EF1BB9"/>
    <w:rsid w:val="00EF1CD3"/>
    <w:rsid w:val="00EF4573"/>
    <w:rsid w:val="00F00A10"/>
    <w:rsid w:val="00F02872"/>
    <w:rsid w:val="00F13804"/>
    <w:rsid w:val="00F13EDD"/>
    <w:rsid w:val="00F14694"/>
    <w:rsid w:val="00F16CDB"/>
    <w:rsid w:val="00F20104"/>
    <w:rsid w:val="00F25481"/>
    <w:rsid w:val="00F2744F"/>
    <w:rsid w:val="00F317BD"/>
    <w:rsid w:val="00F332FE"/>
    <w:rsid w:val="00F353D0"/>
    <w:rsid w:val="00F40EDB"/>
    <w:rsid w:val="00F42508"/>
    <w:rsid w:val="00F4332A"/>
    <w:rsid w:val="00F43FCD"/>
    <w:rsid w:val="00F503BF"/>
    <w:rsid w:val="00F54292"/>
    <w:rsid w:val="00F55C8C"/>
    <w:rsid w:val="00F5714E"/>
    <w:rsid w:val="00F5748D"/>
    <w:rsid w:val="00F60F44"/>
    <w:rsid w:val="00F62A9F"/>
    <w:rsid w:val="00F657E1"/>
    <w:rsid w:val="00F678B3"/>
    <w:rsid w:val="00F70E7F"/>
    <w:rsid w:val="00F71A8E"/>
    <w:rsid w:val="00F735A5"/>
    <w:rsid w:val="00F75538"/>
    <w:rsid w:val="00F75984"/>
    <w:rsid w:val="00F76F60"/>
    <w:rsid w:val="00F806A6"/>
    <w:rsid w:val="00F81264"/>
    <w:rsid w:val="00F84068"/>
    <w:rsid w:val="00F84290"/>
    <w:rsid w:val="00F8575A"/>
    <w:rsid w:val="00F87DB8"/>
    <w:rsid w:val="00FA1509"/>
    <w:rsid w:val="00FA47D7"/>
    <w:rsid w:val="00FA6B19"/>
    <w:rsid w:val="00FB6A59"/>
    <w:rsid w:val="00FC1C73"/>
    <w:rsid w:val="00FC2197"/>
    <w:rsid w:val="00FC3FA8"/>
    <w:rsid w:val="00FD08DF"/>
    <w:rsid w:val="00FD0B2A"/>
    <w:rsid w:val="00FD1C7C"/>
    <w:rsid w:val="00FD4A2D"/>
    <w:rsid w:val="00FE165E"/>
    <w:rsid w:val="00FE1CC4"/>
    <w:rsid w:val="00FE2F82"/>
    <w:rsid w:val="00FE6433"/>
    <w:rsid w:val="00FE647B"/>
    <w:rsid w:val="00FF0316"/>
    <w:rsid w:val="00FF18D4"/>
    <w:rsid w:val="00FF2B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C6A9B"/>
  <w15:chartTrackingRefBased/>
  <w15:docId w15:val="{041D155C-D369-4BA9-AABB-1E6FCF71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CD2"/>
    <w:rPr>
      <w:rFonts w:ascii="Arial" w:hAnsi="Arial"/>
    </w:rPr>
  </w:style>
  <w:style w:type="paragraph" w:styleId="Heading1">
    <w:name w:val="heading 1"/>
    <w:basedOn w:val="Normal"/>
    <w:next w:val="Normal"/>
    <w:link w:val="Heading1Char"/>
    <w:uiPriority w:val="9"/>
    <w:qFormat/>
    <w:rsid w:val="00402CD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2CD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2CD2"/>
    <w:pPr>
      <w:keepNext/>
      <w:keepLines/>
      <w:spacing w:before="40" w:after="0"/>
      <w:outlineLvl w:val="2"/>
    </w:pPr>
    <w:rPr>
      <w:rFonts w:eastAsiaTheme="majorEastAsia"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CD2"/>
    <w:rPr>
      <w:rFonts w:ascii="Arial" w:eastAsiaTheme="majorEastAsia" w:hAnsi="Arial" w:cstheme="majorBidi"/>
      <w:color w:val="2F5496" w:themeColor="accent1" w:themeShade="BF"/>
      <w:sz w:val="32"/>
      <w:szCs w:val="32"/>
    </w:rPr>
  </w:style>
  <w:style w:type="character" w:styleId="Hyperlink">
    <w:name w:val="Hyperlink"/>
    <w:basedOn w:val="DefaultParagraphFont"/>
    <w:uiPriority w:val="99"/>
    <w:unhideWhenUsed/>
    <w:rsid w:val="00280289"/>
    <w:rPr>
      <w:color w:val="0563C1" w:themeColor="hyperlink"/>
      <w:u w:val="single"/>
    </w:rPr>
  </w:style>
  <w:style w:type="character" w:styleId="UnresolvedMention">
    <w:name w:val="Unresolved Mention"/>
    <w:basedOn w:val="DefaultParagraphFont"/>
    <w:uiPriority w:val="99"/>
    <w:semiHidden/>
    <w:unhideWhenUsed/>
    <w:rsid w:val="00280289"/>
    <w:rPr>
      <w:color w:val="605E5C"/>
      <w:shd w:val="clear" w:color="auto" w:fill="E1DFDD"/>
    </w:rPr>
  </w:style>
  <w:style w:type="paragraph" w:styleId="Title">
    <w:name w:val="Title"/>
    <w:basedOn w:val="Normal"/>
    <w:next w:val="Normal"/>
    <w:link w:val="TitleChar"/>
    <w:uiPriority w:val="10"/>
    <w:qFormat/>
    <w:rsid w:val="00280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02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2CD2"/>
    <w:rPr>
      <w:rFonts w:ascii="Arial" w:eastAsiaTheme="majorEastAsia" w:hAnsi="Arial" w:cstheme="majorBidi"/>
      <w:color w:val="2F5496" w:themeColor="accent1" w:themeShade="BF"/>
      <w:sz w:val="26"/>
      <w:szCs w:val="26"/>
    </w:rPr>
  </w:style>
  <w:style w:type="character" w:styleId="FollowedHyperlink">
    <w:name w:val="FollowedHyperlink"/>
    <w:basedOn w:val="DefaultParagraphFont"/>
    <w:uiPriority w:val="99"/>
    <w:semiHidden/>
    <w:unhideWhenUsed/>
    <w:rsid w:val="00742411"/>
    <w:rPr>
      <w:color w:val="954F72" w:themeColor="followedHyperlink"/>
      <w:u w:val="single"/>
    </w:rPr>
  </w:style>
  <w:style w:type="paragraph" w:styleId="Revision">
    <w:name w:val="Revision"/>
    <w:hidden/>
    <w:uiPriority w:val="99"/>
    <w:semiHidden/>
    <w:rsid w:val="001B6DBB"/>
    <w:pPr>
      <w:spacing w:after="0" w:line="240" w:lineRule="auto"/>
    </w:pPr>
  </w:style>
  <w:style w:type="character" w:customStyle="1" w:styleId="Heading3Char">
    <w:name w:val="Heading 3 Char"/>
    <w:basedOn w:val="DefaultParagraphFont"/>
    <w:link w:val="Heading3"/>
    <w:uiPriority w:val="9"/>
    <w:rsid w:val="00402CD2"/>
    <w:rPr>
      <w:rFonts w:ascii="Arial" w:eastAsiaTheme="majorEastAsia" w:hAnsi="Arial" w:cstheme="majorBidi"/>
      <w:color w:val="1F3763" w:themeColor="accent1" w:themeShade="7F"/>
      <w:sz w:val="24"/>
      <w:szCs w:val="24"/>
    </w:rPr>
  </w:style>
  <w:style w:type="character" w:styleId="CommentReference">
    <w:name w:val="annotation reference"/>
    <w:basedOn w:val="DefaultParagraphFont"/>
    <w:uiPriority w:val="99"/>
    <w:semiHidden/>
    <w:unhideWhenUsed/>
    <w:rsid w:val="00993615"/>
    <w:rPr>
      <w:sz w:val="16"/>
      <w:szCs w:val="16"/>
    </w:rPr>
  </w:style>
  <w:style w:type="paragraph" w:styleId="CommentText">
    <w:name w:val="annotation text"/>
    <w:basedOn w:val="Normal"/>
    <w:link w:val="CommentTextChar"/>
    <w:uiPriority w:val="99"/>
    <w:unhideWhenUsed/>
    <w:rsid w:val="00993615"/>
    <w:pPr>
      <w:spacing w:line="240" w:lineRule="auto"/>
    </w:pPr>
    <w:rPr>
      <w:sz w:val="20"/>
      <w:szCs w:val="20"/>
    </w:rPr>
  </w:style>
  <w:style w:type="character" w:customStyle="1" w:styleId="CommentTextChar">
    <w:name w:val="Comment Text Char"/>
    <w:basedOn w:val="DefaultParagraphFont"/>
    <w:link w:val="CommentText"/>
    <w:uiPriority w:val="99"/>
    <w:rsid w:val="00993615"/>
    <w:rPr>
      <w:sz w:val="20"/>
      <w:szCs w:val="20"/>
    </w:rPr>
  </w:style>
  <w:style w:type="paragraph" w:styleId="CommentSubject">
    <w:name w:val="annotation subject"/>
    <w:basedOn w:val="CommentText"/>
    <w:next w:val="CommentText"/>
    <w:link w:val="CommentSubjectChar"/>
    <w:uiPriority w:val="99"/>
    <w:semiHidden/>
    <w:unhideWhenUsed/>
    <w:rsid w:val="00993615"/>
    <w:rPr>
      <w:b/>
      <w:bCs/>
    </w:rPr>
  </w:style>
  <w:style w:type="character" w:customStyle="1" w:styleId="CommentSubjectChar">
    <w:name w:val="Comment Subject Char"/>
    <w:basedOn w:val="CommentTextChar"/>
    <w:link w:val="CommentSubject"/>
    <w:uiPriority w:val="99"/>
    <w:semiHidden/>
    <w:rsid w:val="0099361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124851">
      <w:bodyDiv w:val="1"/>
      <w:marLeft w:val="0"/>
      <w:marRight w:val="0"/>
      <w:marTop w:val="0"/>
      <w:marBottom w:val="0"/>
      <w:divBdr>
        <w:top w:val="none" w:sz="0" w:space="0" w:color="auto"/>
        <w:left w:val="none" w:sz="0" w:space="0" w:color="auto"/>
        <w:bottom w:val="none" w:sz="0" w:space="0" w:color="auto"/>
        <w:right w:val="none" w:sz="0" w:space="0" w:color="auto"/>
      </w:divBdr>
    </w:div>
    <w:div w:id="1093208357">
      <w:bodyDiv w:val="1"/>
      <w:marLeft w:val="0"/>
      <w:marRight w:val="0"/>
      <w:marTop w:val="0"/>
      <w:marBottom w:val="0"/>
      <w:divBdr>
        <w:top w:val="none" w:sz="0" w:space="0" w:color="auto"/>
        <w:left w:val="none" w:sz="0" w:space="0" w:color="auto"/>
        <w:bottom w:val="none" w:sz="0" w:space="0" w:color="auto"/>
        <w:right w:val="none" w:sz="0" w:space="0" w:color="auto"/>
      </w:divBdr>
    </w:div>
    <w:div w:id="1147210188">
      <w:bodyDiv w:val="1"/>
      <w:marLeft w:val="0"/>
      <w:marRight w:val="0"/>
      <w:marTop w:val="0"/>
      <w:marBottom w:val="0"/>
      <w:divBdr>
        <w:top w:val="none" w:sz="0" w:space="0" w:color="auto"/>
        <w:left w:val="none" w:sz="0" w:space="0" w:color="auto"/>
        <w:bottom w:val="none" w:sz="0" w:space="0" w:color="auto"/>
        <w:right w:val="none" w:sz="0" w:space="0" w:color="auto"/>
      </w:divBdr>
    </w:div>
    <w:div w:id="1338341399">
      <w:bodyDiv w:val="1"/>
      <w:marLeft w:val="0"/>
      <w:marRight w:val="0"/>
      <w:marTop w:val="0"/>
      <w:marBottom w:val="0"/>
      <w:divBdr>
        <w:top w:val="none" w:sz="0" w:space="0" w:color="auto"/>
        <w:left w:val="none" w:sz="0" w:space="0" w:color="auto"/>
        <w:bottom w:val="none" w:sz="0" w:space="0" w:color="auto"/>
        <w:right w:val="none" w:sz="0" w:space="0" w:color="auto"/>
      </w:divBdr>
    </w:div>
    <w:div w:id="1927492853">
      <w:bodyDiv w:val="1"/>
      <w:marLeft w:val="0"/>
      <w:marRight w:val="0"/>
      <w:marTop w:val="0"/>
      <w:marBottom w:val="0"/>
      <w:divBdr>
        <w:top w:val="none" w:sz="0" w:space="0" w:color="auto"/>
        <w:left w:val="none" w:sz="0" w:space="0" w:color="auto"/>
        <w:bottom w:val="none" w:sz="0" w:space="0" w:color="auto"/>
        <w:right w:val="none" w:sz="0" w:space="0" w:color="auto"/>
      </w:divBdr>
    </w:div>
    <w:div w:id="1939408764">
      <w:bodyDiv w:val="1"/>
      <w:marLeft w:val="0"/>
      <w:marRight w:val="0"/>
      <w:marTop w:val="0"/>
      <w:marBottom w:val="0"/>
      <w:divBdr>
        <w:top w:val="none" w:sz="0" w:space="0" w:color="auto"/>
        <w:left w:val="none" w:sz="0" w:space="0" w:color="auto"/>
        <w:bottom w:val="none" w:sz="0" w:space="0" w:color="auto"/>
        <w:right w:val="none" w:sz="0" w:space="0" w:color="auto"/>
      </w:divBdr>
    </w:div>
    <w:div w:id="1943996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microsoft.com/office/2018/08/relationships/commentsExtensible" Target="commentsExtensible.xm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hyperlink" Target="https://pinea.app.carto.com/map/b7fbd56c-88d0-4e5b-8fa6-bb87d0c864b3" TargetMode="External"/><Relationship Id="rId11" Type="http://schemas.microsoft.com/office/2016/09/relationships/commentsIds" Target="commentsIds.xml"/><Relationship Id="rId5" Type="http://schemas.openxmlformats.org/officeDocument/2006/relationships/image" Target="media/image2.png"/><Relationship Id="rId15"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comments" Target="comment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814</TotalTime>
  <Pages>9</Pages>
  <Words>3707</Words>
  <Characters>21133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Singleton</dc:creator>
  <cp:keywords/>
  <dc:description/>
  <cp:lastModifiedBy>Alex Singleton</cp:lastModifiedBy>
  <cp:revision>306</cp:revision>
  <dcterms:created xsi:type="dcterms:W3CDTF">2023-07-31T06:39:00Z</dcterms:created>
  <dcterms:modified xsi:type="dcterms:W3CDTF">2023-08-02T15:21:00Z</dcterms:modified>
</cp:coreProperties>
</file>